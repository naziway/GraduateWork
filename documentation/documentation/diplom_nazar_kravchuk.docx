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4499" w:rsidRDefault="00BD4499" w:rsidP="00B87C45">
      <w:pPr>
        <w:jc w:val="center"/>
      </w:pPr>
    </w:p>
    <w:p w:rsidR="00BD4499" w:rsidRDefault="00BD4499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0C270A" w:rsidRPr="00051051" w:rsidRDefault="00B87C45" w:rsidP="00B87C45">
      <w:pPr>
        <w:jc w:val="center"/>
        <w:rPr>
          <w:lang w:val="ru-RU"/>
        </w:rPr>
      </w:pPr>
      <w:r w:rsidRPr="00122B7B">
        <w:lastRenderedPageBreak/>
        <w:t>АНОТАЦІЯ</w:t>
      </w:r>
    </w:p>
    <w:p w:rsidR="00122B7B" w:rsidRPr="00051051" w:rsidRDefault="00122B7B" w:rsidP="00B87C45">
      <w:pPr>
        <w:jc w:val="center"/>
        <w:rPr>
          <w:lang w:val="ru-RU"/>
        </w:rPr>
      </w:pPr>
    </w:p>
    <w:p w:rsidR="00A24820" w:rsidRDefault="00A24820" w:rsidP="00155B11">
      <w:bookmarkStart w:id="0" w:name="OLE_LINK1"/>
      <w:r>
        <w:t>У результаті виконання да</w:t>
      </w:r>
      <w:bookmarkStart w:id="1" w:name="_GoBack"/>
      <w:bookmarkEnd w:id="1"/>
      <w:r>
        <w:t xml:space="preserve">ної дипломної роботи розроблено автоматизовану інформаційну систему </w:t>
      </w:r>
      <w:r w:rsidR="00432A1E" w:rsidRPr="00432A1E">
        <w:t>по обслуговуванню клієнтів підприємством</w:t>
      </w:r>
      <w:r w:rsidR="007C0491" w:rsidRPr="007C0491">
        <w:rPr>
          <w:lang w:val="ru-RU"/>
        </w:rPr>
        <w:t xml:space="preserve">, </w:t>
      </w:r>
      <w:r w:rsidR="00432A1E" w:rsidRPr="00432A1E">
        <w:t>що надає послуги по ремонту мобільних пристроїв.</w:t>
      </w:r>
    </w:p>
    <w:p w:rsidR="00A24820" w:rsidRDefault="009C5D16" w:rsidP="007F2185">
      <w:r>
        <w:t xml:space="preserve">Для програмної реалізації обрано мову програмування </w:t>
      </w:r>
      <w:r>
        <w:rPr>
          <w:lang w:val="en-US"/>
        </w:rPr>
        <w:t>C</w:t>
      </w:r>
      <w:r w:rsidRPr="009C5D16">
        <w:rPr>
          <w:lang w:val="ru-RU"/>
        </w:rPr>
        <w:t xml:space="preserve"># </w:t>
      </w:r>
      <w:r>
        <w:t xml:space="preserve">, для створення користувальницького інтерфейсу – технологію </w:t>
      </w:r>
      <w:r>
        <w:rPr>
          <w:lang w:val="en-US"/>
        </w:rPr>
        <w:t>WPF</w:t>
      </w:r>
      <w:r w:rsidR="00293384" w:rsidRPr="00C00B2B">
        <w:t xml:space="preserve"> </w:t>
      </w:r>
      <w:r w:rsidRPr="00C00B2B">
        <w:t>(</w:t>
      </w:r>
      <w:r w:rsidRPr="009C5D16">
        <w:rPr>
          <w:lang w:val="en-US"/>
        </w:rPr>
        <w:t>Windows</w:t>
      </w:r>
      <w:r w:rsidRPr="00C00B2B">
        <w:t xml:space="preserve"> </w:t>
      </w:r>
      <w:r w:rsidRPr="009C5D16">
        <w:rPr>
          <w:lang w:val="en-US"/>
        </w:rPr>
        <w:t>Presentation</w:t>
      </w:r>
      <w:r w:rsidRPr="00C00B2B">
        <w:t xml:space="preserve"> </w:t>
      </w:r>
      <w:r w:rsidRPr="009C5D16">
        <w:rPr>
          <w:lang w:val="en-US"/>
        </w:rPr>
        <w:t>Foundation</w:t>
      </w:r>
      <w:r w:rsidRPr="00C00B2B">
        <w:t>)</w:t>
      </w:r>
      <w:r w:rsidR="00293384" w:rsidRPr="00C00B2B">
        <w:t>.</w:t>
      </w:r>
    </w:p>
    <w:p w:rsidR="00293384" w:rsidRDefault="00293384" w:rsidP="007F2185">
      <w:bookmarkStart w:id="2" w:name="OLE_LINK5"/>
      <w:bookmarkStart w:id="3" w:name="OLE_LINK6"/>
      <w:bookmarkStart w:id="4" w:name="OLE_LINK7"/>
      <w:r>
        <w:t>Робота має практичне значення для забезпечення підвищення продуктивності та полегшення управління підприємством</w:t>
      </w:r>
      <w:r w:rsidR="007C0491" w:rsidRPr="00BB48B8">
        <w:t>,</w:t>
      </w:r>
      <w:r>
        <w:t xml:space="preserve"> що займається ремонтом мобільних пристроїв</w:t>
      </w:r>
      <w:bookmarkEnd w:id="2"/>
      <w:bookmarkEnd w:id="3"/>
      <w:bookmarkEnd w:id="4"/>
      <w:r>
        <w:t>.</w:t>
      </w:r>
    </w:p>
    <w:p w:rsidR="00A24820" w:rsidRPr="007F2185" w:rsidRDefault="003530AC" w:rsidP="007F2185">
      <w:r>
        <w:t xml:space="preserve">У першому розділі дипломної роботи досліджена предметна область - </w:t>
      </w:r>
      <w:r w:rsidR="00F65704">
        <w:t>організація ремонту</w:t>
      </w:r>
      <w:r w:rsidR="00E57B7B">
        <w:t xml:space="preserve"> мобільних пристроїв </w:t>
      </w:r>
      <w:r w:rsidR="00F65704">
        <w:t>підприємством. Визначені цілі,  які повинна реалізовувати інформаційна система, та методи її досягнення. Визначені інструментальні засоби розробки системи: СКБД, середовище розробки, платформа розробки та мова програмування.</w:t>
      </w:r>
    </w:p>
    <w:p w:rsidR="00CD3884" w:rsidRDefault="00E57B7B" w:rsidP="00BD4499">
      <w:r>
        <w:t xml:space="preserve">У другому розділі описується розроблена інформаційна система </w:t>
      </w:r>
      <w:r w:rsidR="00155B11">
        <w:t xml:space="preserve">для </w:t>
      </w:r>
      <w:r>
        <w:t xml:space="preserve">організація ремонту мобільних пристроїв підприємством. Представлена </w:t>
      </w:r>
      <w:r w:rsidR="00C00B2B">
        <w:t>схема та структура бази даних.</w:t>
      </w:r>
      <w:r w:rsidR="006510CA">
        <w:t xml:space="preserve"> Р</w:t>
      </w:r>
      <w:r w:rsidR="006510CA" w:rsidRPr="006510CA">
        <w:t>озроблено UML діаграму варіантів використання та класів</w:t>
      </w:r>
      <w:r w:rsidR="006510CA">
        <w:t xml:space="preserve">. </w:t>
      </w:r>
      <w:r w:rsidR="00C00B2B">
        <w:t>Описаний функціонал та призначення окремих частини</w:t>
      </w:r>
      <w:r w:rsidR="00155B11">
        <w:t xml:space="preserve"> готового програмного продукту демонструється на тестовому прикладі.</w:t>
      </w:r>
      <w:bookmarkEnd w:id="0"/>
      <w:r w:rsidR="00CD3884">
        <w:br w:type="page"/>
      </w:r>
    </w:p>
    <w:p w:rsidR="00C32B6F" w:rsidRDefault="00C32B6F" w:rsidP="00C32B6F">
      <w:pPr>
        <w:jc w:val="center"/>
        <w:rPr>
          <w:b/>
        </w:rPr>
      </w:pPr>
      <w:r w:rsidRPr="00122B7B">
        <w:rPr>
          <w:lang w:val="en-US"/>
        </w:rPr>
        <w:lastRenderedPageBreak/>
        <w:t>ANNOTATION</w:t>
      </w:r>
    </w:p>
    <w:p w:rsidR="004C3594" w:rsidRPr="004C3594" w:rsidRDefault="004C3594" w:rsidP="00C32B6F">
      <w:pPr>
        <w:jc w:val="center"/>
        <w:rPr>
          <w:b/>
        </w:rPr>
      </w:pPr>
    </w:p>
    <w:p w:rsidR="00CB6EE8" w:rsidRPr="00CB6EE8" w:rsidRDefault="00CB6EE8" w:rsidP="00CB6EE8">
      <w:pPr>
        <w:spacing w:after="200"/>
        <w:rPr>
          <w:lang w:val="en-US"/>
        </w:rPr>
      </w:pPr>
      <w:r w:rsidRPr="00CB6EE8">
        <w:rPr>
          <w:lang w:val="en-US"/>
        </w:rPr>
        <w:t>As a result of this thesis developed an automated information system customer service company that provides mobile repair.</w:t>
      </w:r>
    </w:p>
    <w:p w:rsidR="00CB6EE8" w:rsidRPr="00CB6EE8" w:rsidRDefault="00CB6EE8" w:rsidP="00CB6EE8">
      <w:pPr>
        <w:spacing w:after="200"/>
        <w:rPr>
          <w:lang w:val="en-US"/>
        </w:rPr>
      </w:pPr>
      <w:proofErr w:type="gramStart"/>
      <w:r w:rsidRPr="00CB6EE8">
        <w:rPr>
          <w:lang w:val="en-US"/>
        </w:rPr>
        <w:t>For software implementation chosen programming language C #, to create the user interface - technology WPF (Windows Presentation Foundation).</w:t>
      </w:r>
      <w:proofErr w:type="gramEnd"/>
    </w:p>
    <w:p w:rsidR="00CB6EE8" w:rsidRPr="00CB6EE8" w:rsidRDefault="00CB6EE8" w:rsidP="00CB6EE8">
      <w:pPr>
        <w:spacing w:after="200"/>
        <w:rPr>
          <w:lang w:val="en-US"/>
        </w:rPr>
      </w:pPr>
      <w:r w:rsidRPr="00CB6EE8">
        <w:rPr>
          <w:lang w:val="en-US"/>
        </w:rPr>
        <w:t xml:space="preserve">The </w:t>
      </w:r>
      <w:proofErr w:type="gramStart"/>
      <w:r w:rsidRPr="00CB6EE8">
        <w:rPr>
          <w:lang w:val="en-US"/>
        </w:rPr>
        <w:t>work has practical value for improving productivity and facilitate</w:t>
      </w:r>
      <w:proofErr w:type="gramEnd"/>
      <w:r w:rsidRPr="00CB6EE8">
        <w:rPr>
          <w:lang w:val="en-US"/>
        </w:rPr>
        <w:t xml:space="preserve"> management company, engaged in the repair of mobile devices.</w:t>
      </w:r>
    </w:p>
    <w:p w:rsidR="00CB6EE8" w:rsidRPr="00CB6EE8" w:rsidRDefault="00CB6EE8" w:rsidP="00CB6EE8">
      <w:pPr>
        <w:spacing w:after="200"/>
        <w:rPr>
          <w:lang w:val="en-US"/>
        </w:rPr>
      </w:pPr>
      <w:r w:rsidRPr="00CB6EE8">
        <w:rPr>
          <w:lang w:val="en-US"/>
        </w:rPr>
        <w:t xml:space="preserve">In the first chapter of the thesis subject area studied - the organization of mobile repair business. Defined goals that should implement information </w:t>
      </w:r>
      <w:proofErr w:type="gramStart"/>
      <w:r w:rsidRPr="00CB6EE8">
        <w:rPr>
          <w:lang w:val="en-US"/>
        </w:rPr>
        <w:t>systems,</w:t>
      </w:r>
      <w:proofErr w:type="gramEnd"/>
      <w:r w:rsidRPr="00CB6EE8">
        <w:rPr>
          <w:lang w:val="en-US"/>
        </w:rPr>
        <w:t xml:space="preserve"> and methods to achieve it. Identified tools of the system, database, development environment, development platform and programming language.</w:t>
      </w:r>
    </w:p>
    <w:p w:rsidR="00CB6EE8" w:rsidRDefault="00CB6EE8" w:rsidP="00CB6EE8">
      <w:pPr>
        <w:spacing w:after="200"/>
      </w:pPr>
      <w:r w:rsidRPr="00CB6EE8">
        <w:rPr>
          <w:lang w:val="en-US"/>
        </w:rPr>
        <w:t xml:space="preserve">The second section describes the information system designed for mobile repair organization now. </w:t>
      </w:r>
      <w:proofErr w:type="gramStart"/>
      <w:r w:rsidRPr="00CB6EE8">
        <w:rPr>
          <w:lang w:val="en-US"/>
        </w:rPr>
        <w:t>The scheme and structure of the database.</w:t>
      </w:r>
      <w:proofErr w:type="gramEnd"/>
      <w:r w:rsidRPr="00CB6EE8">
        <w:rPr>
          <w:lang w:val="en-US"/>
        </w:rPr>
        <w:t xml:space="preserve"> </w:t>
      </w:r>
      <w:proofErr w:type="gramStart"/>
      <w:r w:rsidRPr="00CB6EE8">
        <w:rPr>
          <w:lang w:val="en-US"/>
        </w:rPr>
        <w:t>Developed UML use case diagram and class.</w:t>
      </w:r>
      <w:proofErr w:type="gramEnd"/>
      <w:r w:rsidRPr="00CB6EE8">
        <w:rPr>
          <w:lang w:val="en-US"/>
        </w:rPr>
        <w:t xml:space="preserve"> The described functionality and purpose of some of the finished software demonstrated in a test sample.</w:t>
      </w:r>
    </w:p>
    <w:p w:rsidR="00C32B6F" w:rsidRDefault="00C32B6F" w:rsidP="00CB6EE8">
      <w:pPr>
        <w:spacing w:after="200"/>
      </w:pPr>
      <w:r>
        <w:br w:type="page"/>
      </w:r>
    </w:p>
    <w:p w:rsidR="006B7A4B" w:rsidRDefault="006B7A4B" w:rsidP="00122B7B">
      <w:pPr>
        <w:jc w:val="center"/>
      </w:pPr>
      <w:r>
        <w:lastRenderedPageBreak/>
        <w:t>ПЕРЕЛІК УМОВНИХ ПОЗНАЧЕНЬ</w:t>
      </w:r>
    </w:p>
    <w:p w:rsidR="006B7A4B" w:rsidRDefault="006B7A4B" w:rsidP="006B7A4B">
      <w:pPr>
        <w:spacing w:after="200"/>
      </w:pPr>
      <w:r>
        <w:t>АІС – автоматизована інформаційна система;</w:t>
      </w:r>
    </w:p>
    <w:p w:rsidR="006B7A4B" w:rsidRDefault="006B7A4B" w:rsidP="006B7A4B">
      <w:pPr>
        <w:spacing w:after="200"/>
      </w:pPr>
      <w:r>
        <w:t>АС – автоматизовані системи;</w:t>
      </w:r>
    </w:p>
    <w:p w:rsidR="006B7A4B" w:rsidRDefault="006B7A4B" w:rsidP="006B7A4B">
      <w:pPr>
        <w:spacing w:after="200"/>
      </w:pPr>
      <w:r>
        <w:t>АСК – автоматизована система керування;</w:t>
      </w:r>
    </w:p>
    <w:p w:rsidR="00FF7441" w:rsidRDefault="006B7A4B" w:rsidP="006B7A4B">
      <w:pPr>
        <w:spacing w:after="200"/>
      </w:pPr>
      <w:r>
        <w:t>ІС – інформаційна система;</w:t>
      </w:r>
    </w:p>
    <w:p w:rsidR="00FF7441" w:rsidRDefault="00FF7441">
      <w:pPr>
        <w:spacing w:after="200"/>
      </w:pPr>
      <w:r>
        <w:br w:type="page"/>
      </w:r>
    </w:p>
    <w:p w:rsidR="008E7EDE" w:rsidRDefault="008E7EDE" w:rsidP="009149A3">
      <w:pPr>
        <w:pStyle w:val="1"/>
        <w:numPr>
          <w:ilvl w:val="0"/>
          <w:numId w:val="0"/>
        </w:numPr>
        <w:ind w:left="284"/>
        <w:jc w:val="center"/>
        <w:rPr>
          <w:b/>
        </w:rPr>
      </w:pPr>
      <w:bookmarkStart w:id="5" w:name="_Toc484461242"/>
      <w:bookmarkStart w:id="6" w:name="_Toc484476820"/>
      <w:bookmarkStart w:id="7" w:name="_Toc484480108"/>
      <w:r w:rsidRPr="00EB1A8B">
        <w:lastRenderedPageBreak/>
        <w:t>ЗМІ</w:t>
      </w:r>
      <w:proofErr w:type="gramStart"/>
      <w:r w:rsidRPr="00EB1A8B">
        <w:t>СТ</w:t>
      </w:r>
      <w:bookmarkEnd w:id="5"/>
      <w:bookmarkEnd w:id="6"/>
      <w:bookmarkEnd w:id="7"/>
      <w:proofErr w:type="gramEnd"/>
    </w:p>
    <w:p w:rsidR="001825CF" w:rsidRDefault="002D42A6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84480108" w:history="1">
        <w:r w:rsidR="001825CF" w:rsidRPr="00D10E19">
          <w:rPr>
            <w:rStyle w:val="a3"/>
            <w:noProof/>
          </w:rPr>
          <w:t>ЗМІСТ</w:t>
        </w:r>
        <w:r w:rsidR="001825CF">
          <w:rPr>
            <w:noProof/>
            <w:webHidden/>
          </w:rPr>
          <w:tab/>
        </w:r>
        <w:r w:rsidR="001825CF">
          <w:rPr>
            <w:noProof/>
            <w:webHidden/>
          </w:rPr>
          <w:fldChar w:fldCharType="begin"/>
        </w:r>
        <w:r w:rsidR="001825CF">
          <w:rPr>
            <w:noProof/>
            <w:webHidden/>
          </w:rPr>
          <w:instrText xml:space="preserve"> PAGEREF _Toc484480108 \h </w:instrText>
        </w:r>
        <w:r w:rsidR="001825CF">
          <w:rPr>
            <w:noProof/>
            <w:webHidden/>
          </w:rPr>
        </w:r>
        <w:r w:rsidR="001825CF">
          <w:rPr>
            <w:noProof/>
            <w:webHidden/>
          </w:rPr>
          <w:fldChar w:fldCharType="separate"/>
        </w:r>
        <w:r w:rsidR="001825CF">
          <w:rPr>
            <w:noProof/>
            <w:webHidden/>
          </w:rPr>
          <w:t>4</w:t>
        </w:r>
        <w:r w:rsidR="001825CF">
          <w:rPr>
            <w:noProof/>
            <w:webHidden/>
          </w:rPr>
          <w:fldChar w:fldCharType="end"/>
        </w:r>
      </w:hyperlink>
    </w:p>
    <w:p w:rsidR="001825CF" w:rsidRDefault="001825CF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0109" w:history="1">
        <w:r w:rsidRPr="00D10E19">
          <w:rPr>
            <w:rStyle w:val="a3"/>
            <w:noProof/>
          </w:rPr>
          <w:t>ВСТУП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_Toc484480109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25CF" w:rsidRDefault="001825CF">
      <w:pPr>
        <w:pStyle w:val="11"/>
        <w:tabs>
          <w:tab w:val="left" w:pos="1975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0110" w:history="1">
        <w:r w:rsidRPr="00D10E19">
          <w:rPr>
            <w:rStyle w:val="a3"/>
            <w:noProof/>
          </w:rPr>
          <w:t>Розділ 1.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0E19">
          <w:rPr>
            <w:rStyle w:val="a3"/>
            <w:noProof/>
          </w:rPr>
          <w:t>ОПИС</w:t>
        </w:r>
        <w:r w:rsidRPr="00D10E19">
          <w:rPr>
            <w:rStyle w:val="a3"/>
            <w:noProof/>
            <w:lang w:val="en-US"/>
          </w:rPr>
          <w:t xml:space="preserve"> </w:t>
        </w:r>
        <w:r w:rsidRPr="00D10E19">
          <w:rPr>
            <w:rStyle w:val="a3"/>
            <w:noProof/>
          </w:rPr>
          <w:t>ПРЕДМЕТНОЇ ОБЛАСТІ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_Toc484480110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25CF" w:rsidRDefault="001825CF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0111" w:history="1">
        <w:r w:rsidRPr="00D10E19">
          <w:rPr>
            <w:rStyle w:val="a3"/>
            <w:noProof/>
          </w:rPr>
          <w:t>1.1.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0E19">
          <w:rPr>
            <w:rStyle w:val="a3"/>
            <w:noProof/>
          </w:rPr>
          <w:t>Актуальність предметної області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_Toc484480111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25CF" w:rsidRDefault="001825CF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0112" w:history="1">
        <w:r w:rsidRPr="00D10E19">
          <w:rPr>
            <w:rStyle w:val="a3"/>
            <w:noProof/>
          </w:rPr>
          <w:t>1.2.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0E19">
          <w:rPr>
            <w:rStyle w:val="a3"/>
            <w:noProof/>
          </w:rPr>
          <w:t>Класифікація інформаційних систем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_Toc484480112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25CF" w:rsidRDefault="001825CF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0113" w:history="1">
        <w:r w:rsidRPr="00D10E19">
          <w:rPr>
            <w:rStyle w:val="a3"/>
            <w:noProof/>
          </w:rPr>
          <w:t>1.3.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0E19">
          <w:rPr>
            <w:rStyle w:val="a3"/>
            <w:noProof/>
          </w:rPr>
          <w:t>Основні вимоги до інформаційної системи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_Toc484480113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25CF" w:rsidRDefault="001825CF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0114" w:history="1">
        <w:r w:rsidRPr="00D10E19">
          <w:rPr>
            <w:rStyle w:val="a3"/>
            <w:noProof/>
          </w:rPr>
          <w:t>1.4.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0E19">
          <w:rPr>
            <w:rStyle w:val="a3"/>
            <w:noProof/>
          </w:rPr>
          <w:t>Опис підприємства «СервісФон».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_Toc484480114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25CF" w:rsidRDefault="001825CF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0115" w:history="1">
        <w:r w:rsidRPr="00D10E19">
          <w:rPr>
            <w:rStyle w:val="a3"/>
            <w:noProof/>
            <w:lang w:val="ru-RU"/>
          </w:rPr>
          <w:t>1.5.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0E19">
          <w:rPr>
            <w:rStyle w:val="a3"/>
            <w:noProof/>
            <w:lang w:val="ru-RU"/>
          </w:rPr>
          <w:t>Інструментальні засоби розробки автоматизованої інформаційної системи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_Toc484480115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25CF" w:rsidRDefault="001825CF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0116" w:history="1">
        <w:r w:rsidRPr="00D10E19">
          <w:rPr>
            <w:rStyle w:val="a3"/>
            <w:noProof/>
            <w:lang w:val="ru-RU"/>
          </w:rPr>
          <w:t>1.5.1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0E19">
          <w:rPr>
            <w:rStyle w:val="a3"/>
            <w:noProof/>
          </w:rPr>
          <w:t>Комп</w:t>
        </w:r>
        <w:r w:rsidRPr="00D10E19">
          <w:rPr>
            <w:rStyle w:val="a3"/>
            <w:noProof/>
            <w:lang w:val="ru-RU"/>
          </w:rPr>
          <w:t>`</w:t>
        </w:r>
        <w:r w:rsidRPr="00D10E19">
          <w:rPr>
            <w:rStyle w:val="a3"/>
            <w:noProof/>
          </w:rPr>
          <w:t>ютерна платформа .</w:t>
        </w:r>
        <w:r w:rsidRPr="00D10E19">
          <w:rPr>
            <w:rStyle w:val="a3"/>
            <w:noProof/>
            <w:lang w:val="en-US"/>
          </w:rPr>
          <w:t>Net</w:t>
        </w:r>
        <w:r w:rsidRPr="00D10E19">
          <w:rPr>
            <w:rStyle w:val="a3"/>
            <w:noProof/>
            <w:lang w:val="ru-RU"/>
          </w:rPr>
          <w:t xml:space="preserve"> </w:t>
        </w:r>
        <w:r w:rsidRPr="00D10E19">
          <w:rPr>
            <w:rStyle w:val="a3"/>
            <w:noProof/>
            <w:lang w:val="en-US"/>
          </w:rPr>
          <w:t>Framework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_Toc484480116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25CF" w:rsidRDefault="001825CF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0117" w:history="1">
        <w:r w:rsidRPr="00D10E19">
          <w:rPr>
            <w:rStyle w:val="a3"/>
            <w:noProof/>
            <w:lang w:val="en-US"/>
          </w:rPr>
          <w:t>1.5.2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0E19">
          <w:rPr>
            <w:rStyle w:val="a3"/>
            <w:noProof/>
            <w:lang w:val="ru-RU"/>
          </w:rPr>
          <w:t>Мова програмування С</w:t>
        </w:r>
        <w:r w:rsidRPr="00D10E19">
          <w:rPr>
            <w:rStyle w:val="a3"/>
            <w:noProof/>
            <w:lang w:val="en-US"/>
          </w:rPr>
          <w:t>#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_Toc484480117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25CF" w:rsidRDefault="001825CF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0118" w:history="1">
        <w:r w:rsidRPr="00D10E19">
          <w:rPr>
            <w:rStyle w:val="a3"/>
            <w:noProof/>
            <w:lang w:val="en-US"/>
          </w:rPr>
          <w:t>1.5.3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0E19">
          <w:rPr>
            <w:rStyle w:val="a3"/>
            <w:noProof/>
            <w:lang w:val="en-US"/>
          </w:rPr>
          <w:t>Технологія WPF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_Toc484480118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25CF" w:rsidRDefault="001825CF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0119" w:history="1">
        <w:r w:rsidRPr="00D10E19">
          <w:rPr>
            <w:rStyle w:val="a3"/>
            <w:noProof/>
          </w:rPr>
          <w:t>ВИСНОВОК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_Toc484480119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25CF" w:rsidRDefault="001825CF">
      <w:pPr>
        <w:pStyle w:val="11"/>
        <w:tabs>
          <w:tab w:val="left" w:pos="1975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0120" w:history="1">
        <w:r w:rsidRPr="00D10E19">
          <w:rPr>
            <w:rStyle w:val="a3"/>
            <w:noProof/>
          </w:rPr>
          <w:t>Розділ 2.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0E19">
          <w:rPr>
            <w:rStyle w:val="a3"/>
            <w:noProof/>
          </w:rPr>
          <w:t>ОПИС ОБ</w:t>
        </w:r>
        <w:r w:rsidRPr="00D10E19">
          <w:rPr>
            <w:rStyle w:val="a3"/>
            <w:noProof/>
            <w:lang w:val="en-US"/>
          </w:rPr>
          <w:t>`</w:t>
        </w:r>
        <w:r w:rsidRPr="00D10E19">
          <w:rPr>
            <w:rStyle w:val="a3"/>
            <w:noProof/>
          </w:rPr>
          <w:t>ЄКТУ РОЗРОБКИ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_Toc484480120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25CF" w:rsidRDefault="001825CF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0121" w:history="1">
        <w:r w:rsidRPr="00D10E19">
          <w:rPr>
            <w:rStyle w:val="a3"/>
            <w:noProof/>
            <w:lang w:val="ru-RU"/>
          </w:rPr>
          <w:t>2.1.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0E19">
          <w:rPr>
            <w:rStyle w:val="a3"/>
            <w:noProof/>
          </w:rPr>
          <w:t>Вимоги до програмного та технічного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_Toc484480121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25CF" w:rsidRDefault="001825CF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0122" w:history="1">
        <w:r w:rsidRPr="00D10E19">
          <w:rPr>
            <w:rStyle w:val="a3"/>
            <w:noProof/>
            <w:lang w:val="ru-RU"/>
          </w:rPr>
          <w:t>2.2.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0E19">
          <w:rPr>
            <w:rStyle w:val="a3"/>
            <w:noProof/>
          </w:rPr>
          <w:t>Діаграма варіантів використання автоматизованої інформаційної системи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_Toc484480122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25CF" w:rsidRDefault="001825CF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0123" w:history="1">
        <w:r w:rsidRPr="00D10E19">
          <w:rPr>
            <w:rStyle w:val="a3"/>
            <w:noProof/>
          </w:rPr>
          <w:t>2.3.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0E19">
          <w:rPr>
            <w:rStyle w:val="a3"/>
            <w:noProof/>
          </w:rPr>
          <w:t>Схема та структура бази даних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_Toc484480123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25CF" w:rsidRDefault="001825CF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0124" w:history="1">
        <w:r w:rsidRPr="00D10E19">
          <w:rPr>
            <w:rStyle w:val="a3"/>
            <w:noProof/>
          </w:rPr>
          <w:t>2.4.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0E19">
          <w:rPr>
            <w:rStyle w:val="a3"/>
            <w:noProof/>
          </w:rPr>
          <w:t>Діаграми класів автоматизованої інформаційної системи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_Toc484480124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25CF" w:rsidRDefault="001825CF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0125" w:history="1">
        <w:r w:rsidRPr="00D10E19">
          <w:rPr>
            <w:rStyle w:val="a3"/>
            <w:noProof/>
          </w:rPr>
          <w:t>2.4.1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0E19">
          <w:rPr>
            <w:rStyle w:val="a3"/>
            <w:noProof/>
          </w:rPr>
          <w:t>Опис головного класу для роботи з вікнами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_Toc484480125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25CF" w:rsidRDefault="001825CF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0126" w:history="1">
        <w:r w:rsidRPr="00D10E19">
          <w:rPr>
            <w:rStyle w:val="a3"/>
            <w:noProof/>
          </w:rPr>
          <w:t>2.4.2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0E19">
          <w:rPr>
            <w:rStyle w:val="a3"/>
            <w:noProof/>
          </w:rPr>
          <w:t>Опис класу для роботи з базою даних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_Toc484480126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25CF" w:rsidRDefault="001825CF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0127" w:history="1">
        <w:r w:rsidRPr="00D10E19">
          <w:rPr>
            <w:rStyle w:val="a3"/>
            <w:noProof/>
          </w:rPr>
          <w:t>2.4.3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0E19">
          <w:rPr>
            <w:rStyle w:val="a3"/>
            <w:noProof/>
          </w:rPr>
          <w:t>Опис класу для обчислення даних, що використовуються при  побудові графіків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_Toc484480127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25CF" w:rsidRDefault="001825CF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0128" w:history="1">
        <w:r w:rsidRPr="00D10E19">
          <w:rPr>
            <w:rStyle w:val="a3"/>
            <w:noProof/>
          </w:rPr>
          <w:t>2.4.4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0E19">
          <w:rPr>
            <w:rStyle w:val="a3"/>
            <w:noProof/>
          </w:rPr>
          <w:t>Опис класу що забезпечує використання команд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_Toc484480128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25CF" w:rsidRDefault="001825CF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0129" w:history="1">
        <w:r w:rsidRPr="00D10E19">
          <w:rPr>
            <w:rStyle w:val="a3"/>
            <w:noProof/>
          </w:rPr>
          <w:t>2.4.5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0E19">
          <w:rPr>
            <w:rStyle w:val="a3"/>
            <w:noProof/>
          </w:rPr>
          <w:t>Опис класу для роботи з головним вікном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_Toc484480129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25CF" w:rsidRDefault="001825CF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0130" w:history="1">
        <w:r w:rsidRPr="00D10E19">
          <w:rPr>
            <w:rStyle w:val="a3"/>
            <w:noProof/>
            <w:lang w:val="ru-RU"/>
          </w:rPr>
          <w:t>2.4.6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0E19">
          <w:rPr>
            <w:rStyle w:val="a3"/>
            <w:noProof/>
          </w:rPr>
          <w:t>Опис класу для роботи з вікном входу в систему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_Toc484480130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25CF" w:rsidRDefault="001825CF">
      <w:pPr>
        <w:pStyle w:val="21"/>
        <w:tabs>
          <w:tab w:val="left" w:pos="1760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0131" w:history="1">
        <w:r w:rsidRPr="00D10E19">
          <w:rPr>
            <w:rStyle w:val="a3"/>
            <w:noProof/>
          </w:rPr>
          <w:t>2.5.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D10E19">
          <w:rPr>
            <w:rStyle w:val="a3"/>
            <w:noProof/>
          </w:rPr>
          <w:t>Проектна реалізація автоматизованої інформаційної системи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_Toc484480131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25CF" w:rsidRDefault="001825CF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0132" w:history="1">
        <w:r w:rsidRPr="00D10E19">
          <w:rPr>
            <w:rStyle w:val="a3"/>
            <w:noProof/>
          </w:rPr>
          <w:t>ВИСНОВОК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_Toc484480132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25CF" w:rsidRDefault="001825CF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0133" w:history="1">
        <w:r w:rsidRPr="00D10E19">
          <w:rPr>
            <w:rStyle w:val="a3"/>
            <w:noProof/>
          </w:rPr>
          <w:t>ВИСНОВКИ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_Toc484480133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25CF" w:rsidRDefault="001825CF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480134" w:history="1">
        <w:r w:rsidRPr="00D10E19">
          <w:rPr>
            <w:rStyle w:val="a3"/>
            <w:noProof/>
          </w:rPr>
          <w:t>СПИСОК ВИКОРИСТАНИХ ЛІТЕРАТУРНИХ ДЖЕРЕЛ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_Toc484480134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D42A6" w:rsidRDefault="002D42A6" w:rsidP="00E57B7B">
      <w:r>
        <w:fldChar w:fldCharType="end"/>
      </w:r>
    </w:p>
    <w:p w:rsidR="002D42A6" w:rsidRDefault="002D42A6">
      <w:pPr>
        <w:spacing w:after="200"/>
      </w:pPr>
      <w:r>
        <w:br w:type="page"/>
      </w:r>
    </w:p>
    <w:p w:rsidR="002A4AB2" w:rsidRPr="00FF7441" w:rsidRDefault="002D42A6" w:rsidP="005E3EAD">
      <w:pPr>
        <w:pStyle w:val="1"/>
        <w:numPr>
          <w:ilvl w:val="0"/>
          <w:numId w:val="0"/>
        </w:numPr>
        <w:jc w:val="center"/>
        <w:rPr>
          <w:b/>
        </w:rPr>
      </w:pPr>
      <w:bookmarkStart w:id="8" w:name="_Toc484476821"/>
      <w:bookmarkStart w:id="9" w:name="_Toc484480109"/>
      <w:proofErr w:type="gramStart"/>
      <w:r w:rsidRPr="00FF7441">
        <w:lastRenderedPageBreak/>
        <w:t>ВСТУП</w:t>
      </w:r>
      <w:bookmarkEnd w:id="8"/>
      <w:bookmarkEnd w:id="9"/>
      <w:proofErr w:type="gramEnd"/>
    </w:p>
    <w:p w:rsidR="00992743" w:rsidRDefault="00992743" w:rsidP="005E3EAD">
      <w:pPr>
        <w:rPr>
          <w:rFonts w:eastAsia="Times New Roman"/>
          <w:lang w:eastAsia="ru-RU"/>
        </w:rPr>
      </w:pPr>
    </w:p>
    <w:p w:rsidR="007462C9" w:rsidRPr="007462C9" w:rsidRDefault="002A4AB2" w:rsidP="005E3EAD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  <w:r w:rsidR="007462C9" w:rsidRPr="007462C9">
        <w:rPr>
          <w:rFonts w:eastAsia="Times New Roman"/>
          <w:lang w:eastAsia="ru-RU"/>
        </w:rPr>
        <w:t>Сучасне життя неможливе без ефективного керування. Важливою категорією керування є системи обробки інформації, від яких багато в чому залежить ефективність роботи будь-якого</w:t>
      </w:r>
      <w:r w:rsidR="0059580F" w:rsidRPr="0059580F">
        <w:rPr>
          <w:rFonts w:eastAsia="Times New Roman"/>
          <w:lang w:val="ru-RU" w:eastAsia="ru-RU"/>
        </w:rPr>
        <w:t xml:space="preserve"> </w:t>
      </w:r>
      <w:r w:rsidR="007462C9" w:rsidRPr="007462C9">
        <w:rPr>
          <w:rFonts w:eastAsia="Times New Roman"/>
          <w:lang w:eastAsia="ru-RU"/>
        </w:rPr>
        <w:t>підприємства. Дана система повинна забезпечувати одержання загальних звітів за підсумками роботи, дозволяти легко визначати тенденції зміни найважливіших показників, забезпечувати одержання інформації, критичної за часом, без істотних затримок, виконувати точний і повний аналіз даних.</w:t>
      </w:r>
    </w:p>
    <w:p w:rsidR="00AD75AA" w:rsidRDefault="00AD75AA" w:rsidP="005E3EAD">
      <w:pPr>
        <w:rPr>
          <w:rFonts w:eastAsia="Times New Roman"/>
          <w:lang w:eastAsia="ru-RU"/>
        </w:rPr>
      </w:pPr>
      <w:r w:rsidRPr="00AD75AA">
        <w:rPr>
          <w:rFonts w:eastAsia="Times New Roman"/>
          <w:lang w:eastAsia="ru-RU"/>
        </w:rPr>
        <w:t>Якщо сучасна людина залишається без мобільного зв</w:t>
      </w:r>
      <w:r w:rsidR="005654D1">
        <w:rPr>
          <w:rFonts w:eastAsia="Times New Roman"/>
          <w:lang w:eastAsia="ru-RU"/>
        </w:rPr>
        <w:t>`</w:t>
      </w:r>
      <w:r w:rsidRPr="00AD75AA">
        <w:rPr>
          <w:rFonts w:eastAsia="Times New Roman"/>
          <w:lang w:eastAsia="ru-RU"/>
        </w:rPr>
        <w:t>язку, у більшості випадків вона відчуває занепокоєння або паніку. Кожен абон</w:t>
      </w:r>
      <w:r w:rsidR="00BC74C7">
        <w:rPr>
          <w:rFonts w:eastAsia="Times New Roman"/>
          <w:lang w:eastAsia="ru-RU"/>
        </w:rPr>
        <w:t>ент зробить усе можливе, щоб якнайшвидше підключи</w:t>
      </w:r>
      <w:r w:rsidRPr="00AD75AA">
        <w:rPr>
          <w:rFonts w:eastAsia="Times New Roman"/>
          <w:lang w:eastAsia="ru-RU"/>
        </w:rPr>
        <w:t xml:space="preserve">тися до мережі. Тому не дивно, що у разі пошкодження </w:t>
      </w:r>
      <w:r>
        <w:rPr>
          <w:rFonts w:eastAsia="Times New Roman"/>
          <w:lang w:eastAsia="ru-RU"/>
        </w:rPr>
        <w:t>пристрою</w:t>
      </w:r>
      <w:r w:rsidRPr="00AD75AA">
        <w:rPr>
          <w:rFonts w:eastAsia="Times New Roman"/>
          <w:lang w:eastAsia="ru-RU"/>
        </w:rPr>
        <w:t xml:space="preserve"> ми відразу почнемо пригадувати, де поблизу роблять ремонт мобільних телефонів у Львові.</w:t>
      </w:r>
    </w:p>
    <w:p w:rsidR="002A4AB2" w:rsidRDefault="002A4AB2" w:rsidP="005E3EAD">
      <w:pPr>
        <w:rPr>
          <w:rFonts w:eastAsia="Times New Roman"/>
          <w:lang w:eastAsia="ru-RU"/>
        </w:rPr>
      </w:pPr>
      <w:r w:rsidRPr="00BC74C7">
        <w:rPr>
          <w:rFonts w:eastAsia="Times New Roman"/>
          <w:lang w:eastAsia="ru-RU"/>
        </w:rPr>
        <w:t>Мета і задачі дослідження.</w:t>
      </w:r>
      <w:r>
        <w:rPr>
          <w:rFonts w:eastAsia="Times New Roman"/>
          <w:lang w:eastAsia="ru-RU"/>
        </w:rPr>
        <w:t xml:space="preserve"> Метою дипломної роботи є розробка інформаційної системи для </w:t>
      </w:r>
      <w:r w:rsidR="0059580F">
        <w:t>підвищення продуктивності та полегшення управління підприємством</w:t>
      </w:r>
      <w:r w:rsidR="0059580F" w:rsidRPr="0059580F">
        <w:t>,</w:t>
      </w:r>
      <w:r w:rsidR="0059580F">
        <w:t xml:space="preserve"> що займається ремонтом мобільних пристроїв</w:t>
      </w:r>
      <w:r>
        <w:rPr>
          <w:rFonts w:eastAsia="Times New Roman"/>
          <w:lang w:eastAsia="ru-RU"/>
        </w:rPr>
        <w:t>. Оскільки підвищення ефективності та організації обліку є пріоритетним завдання для ці</w:t>
      </w:r>
      <w:r w:rsidR="00F7093D">
        <w:rPr>
          <w:rFonts w:eastAsia="Times New Roman"/>
          <w:lang w:eastAsia="ru-RU"/>
        </w:rPr>
        <w:t xml:space="preserve">єї </w:t>
      </w:r>
      <w:r w:rsidRPr="001F4C46">
        <w:rPr>
          <w:rFonts w:eastAsia="Times New Roman"/>
          <w:lang w:eastAsia="ru-RU"/>
        </w:rPr>
        <w:t>системи.</w:t>
      </w:r>
    </w:p>
    <w:p w:rsidR="002A4AB2" w:rsidRDefault="002A4AB2" w:rsidP="002A4AB2">
      <w:pPr>
        <w:ind w:firstLine="567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  <w:r w:rsidR="00F7093D">
        <w:rPr>
          <w:rFonts w:cs="Times New Roman"/>
          <w:noProof/>
          <w:szCs w:val="20"/>
        </w:rPr>
        <w:t xml:space="preserve">У ході виконання дипломної роботи </w:t>
      </w:r>
      <w:r w:rsidR="00ED3A31">
        <w:rPr>
          <w:rFonts w:eastAsia="Times New Roman"/>
          <w:lang w:eastAsia="ru-RU"/>
        </w:rPr>
        <w:t>було виконано</w:t>
      </w:r>
      <w:r w:rsidR="00C1374B">
        <w:rPr>
          <w:rFonts w:eastAsia="Times New Roman"/>
          <w:lang w:eastAsia="ru-RU"/>
        </w:rPr>
        <w:t xml:space="preserve"> наступні</w:t>
      </w:r>
      <w:r w:rsidR="00F7093D">
        <w:rPr>
          <w:rFonts w:cs="Times New Roman"/>
          <w:noProof/>
          <w:szCs w:val="20"/>
        </w:rPr>
        <w:t xml:space="preserve"> </w:t>
      </w:r>
      <w:r w:rsidR="00C1374B">
        <w:rPr>
          <w:rFonts w:cs="Times New Roman"/>
          <w:noProof/>
          <w:szCs w:val="20"/>
        </w:rPr>
        <w:t>завдання</w:t>
      </w:r>
      <w:r>
        <w:rPr>
          <w:rFonts w:eastAsia="Times New Roman"/>
          <w:lang w:eastAsia="ru-RU"/>
        </w:rPr>
        <w:t>:</w:t>
      </w:r>
    </w:p>
    <w:p w:rsidR="002A4AB2" w:rsidRPr="00C1716D" w:rsidRDefault="00BD4499" w:rsidP="00BC74C7">
      <w:pPr>
        <w:numPr>
          <w:ilvl w:val="0"/>
          <w:numId w:val="2"/>
        </w:numPr>
        <w:tabs>
          <w:tab w:val="clear" w:pos="1069"/>
        </w:tabs>
        <w:ind w:left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</w:t>
      </w:r>
      <w:r w:rsidR="00C1374B">
        <w:rPr>
          <w:rFonts w:eastAsia="Times New Roman"/>
          <w:lang w:eastAsia="ru-RU"/>
        </w:rPr>
        <w:t>осліджено предметну область</w:t>
      </w:r>
      <w:r w:rsidR="005D490F">
        <w:rPr>
          <w:rFonts w:eastAsia="Times New Roman"/>
          <w:lang w:eastAsia="ru-RU"/>
        </w:rPr>
        <w:t>;</w:t>
      </w:r>
    </w:p>
    <w:p w:rsidR="00C1716D" w:rsidRPr="00AB22E5" w:rsidRDefault="00BD4499" w:rsidP="00BC74C7">
      <w:pPr>
        <w:numPr>
          <w:ilvl w:val="0"/>
          <w:numId w:val="2"/>
        </w:numPr>
        <w:tabs>
          <w:tab w:val="clear" w:pos="1069"/>
        </w:tabs>
        <w:ind w:left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</w:t>
      </w:r>
      <w:r w:rsidR="00C1716D">
        <w:rPr>
          <w:rFonts w:eastAsia="Times New Roman"/>
          <w:lang w:eastAsia="ru-RU"/>
        </w:rPr>
        <w:t>осліджено принципи роботи підприємства, що займається ремонтом мобільних пристроїв</w:t>
      </w:r>
      <w:r w:rsidR="00C1716D" w:rsidRPr="003F37A7">
        <w:rPr>
          <w:rFonts w:eastAsia="Times New Roman"/>
          <w:lang w:val="ru-RU" w:eastAsia="ru-RU"/>
        </w:rPr>
        <w:t>;</w:t>
      </w:r>
    </w:p>
    <w:p w:rsidR="00AB22E5" w:rsidRDefault="00BD4499" w:rsidP="00BC74C7">
      <w:pPr>
        <w:numPr>
          <w:ilvl w:val="0"/>
          <w:numId w:val="2"/>
        </w:numPr>
        <w:tabs>
          <w:tab w:val="clear" w:pos="1069"/>
        </w:tabs>
        <w:ind w:left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с</w:t>
      </w:r>
      <w:r w:rsidR="00AB22E5">
        <w:rPr>
          <w:rFonts w:eastAsia="Times New Roman"/>
          <w:lang w:eastAsia="ru-RU"/>
        </w:rPr>
        <w:t>формовано вимоги для інформаційної системи</w:t>
      </w:r>
      <w:r w:rsidR="00AB22E5" w:rsidRPr="00AB22E5">
        <w:rPr>
          <w:rFonts w:eastAsia="Times New Roman"/>
          <w:lang w:val="ru-RU" w:eastAsia="ru-RU"/>
        </w:rPr>
        <w:t>;</w:t>
      </w:r>
    </w:p>
    <w:p w:rsidR="002A4AB2" w:rsidRDefault="00BD4499" w:rsidP="00BC74C7">
      <w:pPr>
        <w:numPr>
          <w:ilvl w:val="0"/>
          <w:numId w:val="2"/>
        </w:numPr>
        <w:tabs>
          <w:tab w:val="clear" w:pos="1069"/>
        </w:tabs>
        <w:ind w:left="426"/>
        <w:rPr>
          <w:rFonts w:eastAsia="Times New Roman"/>
          <w:lang w:eastAsia="ru-RU"/>
        </w:rPr>
      </w:pPr>
      <w:r>
        <w:t>р</w:t>
      </w:r>
      <w:r w:rsidR="00C1374B">
        <w:t>озроблено схему бази даних</w:t>
      </w:r>
      <w:r w:rsidR="002A4AB2">
        <w:t>;</w:t>
      </w:r>
    </w:p>
    <w:p w:rsidR="002A4AB2" w:rsidRDefault="00BD4499" w:rsidP="00BC74C7">
      <w:pPr>
        <w:numPr>
          <w:ilvl w:val="0"/>
          <w:numId w:val="2"/>
        </w:numPr>
        <w:tabs>
          <w:tab w:val="clear" w:pos="1069"/>
        </w:tabs>
        <w:ind w:left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</w:t>
      </w:r>
      <w:r w:rsidR="00C1374B">
        <w:rPr>
          <w:rFonts w:eastAsia="Times New Roman"/>
          <w:lang w:eastAsia="ru-RU"/>
        </w:rPr>
        <w:t xml:space="preserve">озроблено </w:t>
      </w:r>
      <w:r w:rsidR="00C1374B">
        <w:rPr>
          <w:rFonts w:eastAsia="Times New Roman"/>
          <w:lang w:val="en-US" w:eastAsia="ru-RU"/>
        </w:rPr>
        <w:t>UML</w:t>
      </w:r>
      <w:r w:rsidR="00C1374B" w:rsidRPr="00C1374B">
        <w:rPr>
          <w:rFonts w:eastAsia="Times New Roman"/>
          <w:lang w:val="ru-RU" w:eastAsia="ru-RU"/>
        </w:rPr>
        <w:t xml:space="preserve"> </w:t>
      </w:r>
      <w:r w:rsidR="00C1374B">
        <w:rPr>
          <w:rFonts w:eastAsia="Times New Roman"/>
          <w:lang w:eastAsia="ru-RU"/>
        </w:rPr>
        <w:t xml:space="preserve">діаграму варіантів використання даної АІС </w:t>
      </w:r>
      <w:r w:rsidR="00C1374B" w:rsidRPr="00C1374B">
        <w:rPr>
          <w:rFonts w:eastAsia="Times New Roman"/>
          <w:lang w:val="ru-RU" w:eastAsia="ru-RU"/>
        </w:rPr>
        <w:t>;</w:t>
      </w:r>
    </w:p>
    <w:p w:rsidR="00C1374B" w:rsidRDefault="00BD4499" w:rsidP="00BC74C7">
      <w:pPr>
        <w:numPr>
          <w:ilvl w:val="0"/>
          <w:numId w:val="2"/>
        </w:numPr>
        <w:tabs>
          <w:tab w:val="clear" w:pos="1069"/>
        </w:tabs>
        <w:ind w:left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</w:t>
      </w:r>
      <w:r w:rsidR="00C1374B">
        <w:rPr>
          <w:rFonts w:eastAsia="Times New Roman"/>
          <w:lang w:eastAsia="ru-RU"/>
        </w:rPr>
        <w:t>озроблено зручний користувальницький інтерфейс для роботи з програмним продуктом</w:t>
      </w:r>
      <w:r w:rsidR="00C1374B" w:rsidRPr="00C1374B">
        <w:rPr>
          <w:rFonts w:eastAsia="Times New Roman"/>
          <w:lang w:val="ru-RU" w:eastAsia="ru-RU"/>
        </w:rPr>
        <w:t>;</w:t>
      </w:r>
    </w:p>
    <w:p w:rsidR="00C1374B" w:rsidRDefault="00BD4499" w:rsidP="00BC74C7">
      <w:pPr>
        <w:numPr>
          <w:ilvl w:val="0"/>
          <w:numId w:val="2"/>
        </w:numPr>
        <w:tabs>
          <w:tab w:val="clear" w:pos="1069"/>
        </w:tabs>
        <w:ind w:left="42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н</w:t>
      </w:r>
      <w:r w:rsidR="00C1374B">
        <w:rPr>
          <w:rFonts w:eastAsia="Times New Roman"/>
          <w:lang w:eastAsia="ru-RU"/>
        </w:rPr>
        <w:t>аписано код даної АІС</w:t>
      </w:r>
      <w:r>
        <w:rPr>
          <w:rFonts w:eastAsia="Times New Roman"/>
          <w:lang w:eastAsia="ru-RU"/>
        </w:rPr>
        <w:t>.</w:t>
      </w:r>
    </w:p>
    <w:p w:rsidR="002A4AB2" w:rsidRDefault="002A4AB2" w:rsidP="002A4AB2">
      <w:pPr>
        <w:rPr>
          <w:rFonts w:eastAsia="Times New Roman"/>
          <w:lang w:eastAsia="ru-RU"/>
        </w:rPr>
      </w:pPr>
      <w:r w:rsidRPr="00214486">
        <w:rPr>
          <w:rFonts w:eastAsia="Times New Roman"/>
          <w:lang w:eastAsia="ru-RU"/>
        </w:rPr>
        <w:t>Об</w:t>
      </w:r>
      <w:r w:rsidR="005654D1" w:rsidRPr="00214486">
        <w:rPr>
          <w:rFonts w:eastAsia="Times New Roman"/>
          <w:lang w:eastAsia="ru-RU"/>
        </w:rPr>
        <w:t>`</w:t>
      </w:r>
      <w:r w:rsidRPr="00214486">
        <w:rPr>
          <w:rFonts w:eastAsia="Times New Roman"/>
          <w:lang w:eastAsia="ru-RU"/>
        </w:rPr>
        <w:t>єкт</w:t>
      </w:r>
      <w:r w:rsidR="00214486">
        <w:rPr>
          <w:rFonts w:eastAsia="Times New Roman"/>
          <w:lang w:eastAsia="ru-RU"/>
        </w:rPr>
        <w:t xml:space="preserve">ом </w:t>
      </w:r>
      <w:r w:rsidRPr="00214486">
        <w:rPr>
          <w:rFonts w:eastAsia="Times New Roman"/>
          <w:lang w:eastAsia="ru-RU"/>
        </w:rPr>
        <w:t>дослідження є</w:t>
      </w:r>
      <w:r>
        <w:rPr>
          <w:rFonts w:eastAsia="Times New Roman"/>
          <w:b/>
          <w:i/>
          <w:lang w:eastAsia="ru-RU"/>
        </w:rPr>
        <w:t xml:space="preserve"> </w:t>
      </w:r>
      <w:r w:rsidR="00822075">
        <w:rPr>
          <w:rFonts w:eastAsia="Times New Roman"/>
          <w:lang w:eastAsia="ru-RU"/>
        </w:rPr>
        <w:t>сервісний центр «СервісФон»</w:t>
      </w:r>
    </w:p>
    <w:p w:rsidR="00BC74C7" w:rsidRDefault="00BC74C7" w:rsidP="002A4AB2">
      <w:pPr>
        <w:rPr>
          <w:lang w:val="ru-RU"/>
        </w:rPr>
      </w:pPr>
      <w:r w:rsidRPr="00BC74C7">
        <w:rPr>
          <w:lang w:val="ru-RU"/>
        </w:rPr>
        <w:t>Результатом викона</w:t>
      </w:r>
      <w:r>
        <w:rPr>
          <w:lang w:val="ru-RU"/>
        </w:rPr>
        <w:t>ння дипломної роботи є завершена</w:t>
      </w:r>
      <w:r w:rsidRPr="00BC74C7">
        <w:rPr>
          <w:lang w:val="ru-RU"/>
        </w:rPr>
        <w:t xml:space="preserve"> та готов</w:t>
      </w:r>
      <w:r>
        <w:rPr>
          <w:lang w:val="ru-RU"/>
        </w:rPr>
        <w:t>а</w:t>
      </w:r>
      <w:r w:rsidRPr="00BC74C7">
        <w:rPr>
          <w:lang w:val="ru-RU"/>
        </w:rPr>
        <w:t xml:space="preserve"> до використання </w:t>
      </w:r>
      <w:r>
        <w:rPr>
          <w:lang w:val="ru-RU"/>
        </w:rPr>
        <w:t xml:space="preserve">інформаційна система для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ідприємства </w:t>
      </w:r>
      <w:r w:rsidR="003426E8">
        <w:rPr>
          <w:lang w:val="ru-RU"/>
        </w:rPr>
        <w:t>що займається ремонтом</w:t>
      </w:r>
      <w:r>
        <w:rPr>
          <w:lang w:val="ru-RU"/>
        </w:rPr>
        <w:t xml:space="preserve"> мобільних пристроїв.</w:t>
      </w:r>
    </w:p>
    <w:p w:rsidR="00BC74C7" w:rsidRDefault="00BC74C7">
      <w:pPr>
        <w:spacing w:after="200" w:line="276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:rsidR="00925BA5" w:rsidRDefault="00EB1A8B" w:rsidP="00051051">
      <w:pPr>
        <w:pStyle w:val="1"/>
        <w:ind w:left="426"/>
        <w:jc w:val="center"/>
        <w:rPr>
          <w:lang w:val="uk-UA"/>
        </w:rPr>
      </w:pPr>
      <w:bookmarkStart w:id="10" w:name="_Toc484476822"/>
      <w:bookmarkStart w:id="11" w:name="_Toc484480110"/>
      <w:r w:rsidRPr="00EB1A8B">
        <w:rPr>
          <w:lang w:val="uk-UA"/>
        </w:rPr>
        <w:lastRenderedPageBreak/>
        <w:t>ОПИС</w:t>
      </w:r>
      <w:r w:rsidRPr="00EB1A8B">
        <w:rPr>
          <w:lang w:val="en-US"/>
        </w:rPr>
        <w:t xml:space="preserve"> </w:t>
      </w:r>
      <w:r w:rsidRPr="00EB1A8B">
        <w:rPr>
          <w:lang w:val="uk-UA"/>
        </w:rPr>
        <w:t>ПРЕДМЕТНОЇ ОБЛАСТІ</w:t>
      </w:r>
      <w:bookmarkEnd w:id="10"/>
      <w:bookmarkEnd w:id="11"/>
    </w:p>
    <w:p w:rsidR="009149A3" w:rsidRPr="009149A3" w:rsidRDefault="009149A3" w:rsidP="009149A3"/>
    <w:p w:rsidR="00925BA5" w:rsidRDefault="00BB48B8" w:rsidP="006E2EE4">
      <w:pPr>
        <w:pStyle w:val="2"/>
      </w:pPr>
      <w:bookmarkStart w:id="12" w:name="_Toc484476823"/>
      <w:bookmarkStart w:id="13" w:name="_Toc484480111"/>
      <w:r>
        <w:t>Актуальність предметної області</w:t>
      </w:r>
      <w:bookmarkEnd w:id="12"/>
      <w:bookmarkEnd w:id="13"/>
    </w:p>
    <w:p w:rsidR="00BB48B8" w:rsidRPr="00BB48B8" w:rsidRDefault="00BB48B8" w:rsidP="00BB48B8">
      <w:pPr>
        <w:spacing w:after="200"/>
        <w:rPr>
          <w:lang w:val="ru-RU"/>
        </w:rPr>
      </w:pPr>
      <w:r w:rsidRPr="00BB48B8">
        <w:rPr>
          <w:lang w:val="ru-RU"/>
        </w:rPr>
        <w:t>Наявність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мобільного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телефону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на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сьогоднішній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день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є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нормою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для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кожної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цивілізованої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людини</w:t>
      </w:r>
      <w:r w:rsidRPr="00BB48B8">
        <w:rPr>
          <w:lang w:val="en-US"/>
        </w:rPr>
        <w:t xml:space="preserve">. </w:t>
      </w:r>
      <w:r w:rsidRPr="00BB48B8">
        <w:rPr>
          <w:lang w:val="ru-RU"/>
        </w:rPr>
        <w:t>Завдяки</w:t>
      </w:r>
      <w:r w:rsidRPr="00BB48B8">
        <w:rPr>
          <w:lang w:val="en-US"/>
        </w:rPr>
        <w:t xml:space="preserve"> </w:t>
      </w:r>
      <w:proofErr w:type="gramStart"/>
      <w:r w:rsidRPr="00BB48B8">
        <w:rPr>
          <w:lang w:val="ru-RU"/>
        </w:rPr>
        <w:t>широким</w:t>
      </w:r>
      <w:proofErr w:type="gramEnd"/>
      <w:r w:rsidR="00E57A4A">
        <w:rPr>
          <w:lang w:val="en-US"/>
        </w:rPr>
        <w:t xml:space="preserve"> </w:t>
      </w:r>
      <w:r w:rsidRPr="00BB48B8">
        <w:rPr>
          <w:lang w:val="ru-RU"/>
        </w:rPr>
        <w:t>функціональним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можливостям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даний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пристрій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вже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давно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витісни</w:t>
      </w:r>
      <w:r w:rsidR="00C40509">
        <w:rPr>
          <w:lang w:val="ru-RU"/>
        </w:rPr>
        <w:t>в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стаціонарні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телефони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і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ста</w:t>
      </w:r>
      <w:r w:rsidR="00C40509">
        <w:rPr>
          <w:lang w:val="ru-RU"/>
        </w:rPr>
        <w:t>в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незамінним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помічником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в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повсякденному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житті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кожного</w:t>
      </w:r>
      <w:r w:rsidRPr="00BB48B8">
        <w:rPr>
          <w:lang w:val="en-US"/>
        </w:rPr>
        <w:t xml:space="preserve">. </w:t>
      </w:r>
      <w:r w:rsidR="00C40509">
        <w:t>Б</w:t>
      </w:r>
      <w:r w:rsidRPr="00BB48B8">
        <w:rPr>
          <w:lang w:val="ru-RU"/>
        </w:rPr>
        <w:t xml:space="preserve">агато користувачів часто стикаються з проблемою вибору пристрою, від якого залежить не тільки продуктивність і функціональність телефону, але і його надійність. Якщо вибрати неякісний </w:t>
      </w:r>
      <w:r w:rsidR="00C40509">
        <w:rPr>
          <w:lang w:val="ru-RU"/>
        </w:rPr>
        <w:t>пристрій</w:t>
      </w:r>
      <w:r w:rsidRPr="00BB48B8">
        <w:rPr>
          <w:lang w:val="ru-RU"/>
        </w:rPr>
        <w:t>, то наступною проблемою може стати</w:t>
      </w:r>
      <w:r w:rsidR="0080365B" w:rsidRPr="0080365B">
        <w:rPr>
          <w:lang w:val="ru-RU"/>
        </w:rPr>
        <w:t xml:space="preserve"> </w:t>
      </w:r>
      <w:r w:rsidR="0080365B">
        <w:t>його</w:t>
      </w:r>
      <w:r w:rsidR="0080365B">
        <w:rPr>
          <w:lang w:val="ru-RU"/>
        </w:rPr>
        <w:t xml:space="preserve"> ремонт</w:t>
      </w:r>
      <w:r w:rsidRPr="00BB48B8">
        <w:rPr>
          <w:lang w:val="ru-RU"/>
        </w:rPr>
        <w:t>, а також пошук відповідного фахівця.</w:t>
      </w:r>
    </w:p>
    <w:p w:rsidR="00BB48B8" w:rsidRPr="00BB48B8" w:rsidRDefault="00BB48B8" w:rsidP="00BB48B8">
      <w:pPr>
        <w:spacing w:after="200"/>
        <w:rPr>
          <w:lang w:val="ru-RU"/>
        </w:rPr>
      </w:pPr>
      <w:r w:rsidRPr="00BB48B8">
        <w:rPr>
          <w:lang w:val="ru-RU"/>
        </w:rPr>
        <w:t xml:space="preserve">Очевидним є те, що вартість </w:t>
      </w:r>
      <w:r w:rsidR="00884A4B">
        <w:rPr>
          <w:lang w:val="ru-RU"/>
        </w:rPr>
        <w:t>пристрою</w:t>
      </w:r>
      <w:r w:rsidRPr="00BB48B8">
        <w:rPr>
          <w:lang w:val="ru-RU"/>
        </w:rPr>
        <w:t xml:space="preserve"> </w:t>
      </w:r>
      <w:proofErr w:type="gramStart"/>
      <w:r w:rsidRPr="00BB48B8">
        <w:rPr>
          <w:lang w:val="ru-RU"/>
        </w:rPr>
        <w:t>в</w:t>
      </w:r>
      <w:proofErr w:type="gramEnd"/>
      <w:r w:rsidRPr="00BB48B8">
        <w:rPr>
          <w:lang w:val="ru-RU"/>
        </w:rPr>
        <w:t xml:space="preserve"> першу черг</w:t>
      </w:r>
      <w:r w:rsidR="00884A4B">
        <w:rPr>
          <w:lang w:val="ru-RU"/>
        </w:rPr>
        <w:t>у обумовлена його функціональністю</w:t>
      </w:r>
      <w:r w:rsidRPr="00BB48B8">
        <w:rPr>
          <w:lang w:val="ru-RU"/>
        </w:rPr>
        <w:t xml:space="preserve">. Також </w:t>
      </w:r>
      <w:r w:rsidR="00884A4B">
        <w:rPr>
          <w:lang w:val="ru-RU"/>
        </w:rPr>
        <w:t>при купі</w:t>
      </w:r>
      <w:proofErr w:type="gramStart"/>
      <w:r w:rsidR="00884A4B">
        <w:rPr>
          <w:lang w:val="ru-RU"/>
        </w:rPr>
        <w:t>вл</w:t>
      </w:r>
      <w:proofErr w:type="gramEnd"/>
      <w:r w:rsidR="00884A4B">
        <w:rPr>
          <w:lang w:val="ru-RU"/>
        </w:rPr>
        <w:t>і</w:t>
      </w:r>
      <w:r w:rsidRPr="00BB48B8">
        <w:rPr>
          <w:lang w:val="ru-RU"/>
        </w:rPr>
        <w:t xml:space="preserve"> </w:t>
      </w:r>
      <w:r w:rsidR="00884A4B">
        <w:rPr>
          <w:lang w:val="ru-RU"/>
        </w:rPr>
        <w:t>мобільного пристрою</w:t>
      </w:r>
      <w:r w:rsidRPr="00BB48B8">
        <w:rPr>
          <w:lang w:val="ru-RU"/>
        </w:rPr>
        <w:t xml:space="preserve"> </w:t>
      </w:r>
      <w:r w:rsidR="00884A4B">
        <w:rPr>
          <w:lang w:val="ru-RU"/>
        </w:rPr>
        <w:t xml:space="preserve">потрібно орієнтуватись на особу, що безпоседньо </w:t>
      </w:r>
      <w:r w:rsidRPr="00BB48B8">
        <w:rPr>
          <w:lang w:val="ru-RU"/>
        </w:rPr>
        <w:t>буде ним користуватися. Наприклад, якщо телефон призначений для дитини або літньої людини, перевагу слід віддавати бюджетним моделям, так як дана категорія користувачів не дуже вимогли</w:t>
      </w:r>
      <w:r w:rsidR="002A4445">
        <w:rPr>
          <w:lang w:val="ru-RU"/>
        </w:rPr>
        <w:t xml:space="preserve">ва до оснащення пристрою, </w:t>
      </w:r>
      <w:proofErr w:type="gramStart"/>
      <w:r w:rsidR="002A4445">
        <w:rPr>
          <w:lang w:val="ru-RU"/>
        </w:rPr>
        <w:t>та й</w:t>
      </w:r>
      <w:r w:rsidRPr="00BB48B8">
        <w:rPr>
          <w:lang w:val="ru-RU"/>
        </w:rPr>
        <w:t>мов</w:t>
      </w:r>
      <w:proofErr w:type="gramEnd"/>
      <w:r w:rsidRPr="00BB48B8">
        <w:rPr>
          <w:lang w:val="ru-RU"/>
        </w:rPr>
        <w:t>ірність поломки телефон</w:t>
      </w:r>
      <w:r w:rsidR="00A17DAC">
        <w:rPr>
          <w:lang w:val="ru-RU"/>
        </w:rPr>
        <w:t>а</w:t>
      </w:r>
      <w:r w:rsidRPr="00BB48B8">
        <w:rPr>
          <w:lang w:val="ru-RU"/>
        </w:rPr>
        <w:t xml:space="preserve"> у них </w:t>
      </w:r>
      <w:r w:rsidR="002A4445">
        <w:rPr>
          <w:lang w:val="ru-RU"/>
        </w:rPr>
        <w:t>доволі</w:t>
      </w:r>
      <w:r w:rsidRPr="00BB48B8">
        <w:rPr>
          <w:lang w:val="ru-RU"/>
        </w:rPr>
        <w:t xml:space="preserve"> </w:t>
      </w:r>
      <w:r w:rsidR="00A17DAC">
        <w:rPr>
          <w:lang w:val="ru-RU"/>
        </w:rPr>
        <w:t>мала</w:t>
      </w:r>
      <w:r w:rsidRPr="00BB48B8">
        <w:rPr>
          <w:lang w:val="ru-RU"/>
        </w:rPr>
        <w:t>. За статистикою ремонт мобільних телефонів, які належать дітям і стар</w:t>
      </w:r>
      <w:r w:rsidR="00C40509">
        <w:rPr>
          <w:lang w:val="ru-RU"/>
        </w:rPr>
        <w:t>шим людям</w:t>
      </w:r>
      <w:r w:rsidRPr="00BB48B8">
        <w:rPr>
          <w:lang w:val="ru-RU"/>
        </w:rPr>
        <w:t xml:space="preserve"> відбувається значно </w:t>
      </w:r>
      <w:proofErr w:type="gramStart"/>
      <w:r w:rsidR="00C40509">
        <w:rPr>
          <w:lang w:val="ru-RU"/>
        </w:rPr>
        <w:t>р</w:t>
      </w:r>
      <w:proofErr w:type="gramEnd"/>
      <w:r w:rsidR="00C40509">
        <w:rPr>
          <w:lang w:val="ru-RU"/>
        </w:rPr>
        <w:t>ідше</w:t>
      </w:r>
      <w:r w:rsidRPr="00BB48B8">
        <w:rPr>
          <w:lang w:val="ru-RU"/>
        </w:rPr>
        <w:t xml:space="preserve">, оскільки часто </w:t>
      </w:r>
      <w:r w:rsidR="00C40509">
        <w:rPr>
          <w:lang w:val="ru-RU"/>
        </w:rPr>
        <w:t>поломки</w:t>
      </w:r>
      <w:r w:rsidRPr="00BB48B8">
        <w:rPr>
          <w:lang w:val="ru-RU"/>
        </w:rPr>
        <w:t xml:space="preserve"> відбува</w:t>
      </w:r>
      <w:r w:rsidR="00C40509">
        <w:rPr>
          <w:lang w:val="ru-RU"/>
        </w:rPr>
        <w:t>ю</w:t>
      </w:r>
      <w:r w:rsidRPr="00BB48B8">
        <w:rPr>
          <w:lang w:val="ru-RU"/>
        </w:rPr>
        <w:t>ться через механічн</w:t>
      </w:r>
      <w:r w:rsidR="00C40509">
        <w:rPr>
          <w:lang w:val="ru-RU"/>
        </w:rPr>
        <w:t>і</w:t>
      </w:r>
      <w:r w:rsidRPr="00BB48B8">
        <w:rPr>
          <w:lang w:val="ru-RU"/>
        </w:rPr>
        <w:t xml:space="preserve"> пошкоджен</w:t>
      </w:r>
      <w:r w:rsidR="00C40509">
        <w:rPr>
          <w:lang w:val="ru-RU"/>
        </w:rPr>
        <w:t>ня</w:t>
      </w:r>
      <w:r w:rsidRPr="00BB48B8">
        <w:rPr>
          <w:lang w:val="ru-RU"/>
        </w:rPr>
        <w:t xml:space="preserve">. Для людей, які займаються бізнесом, більш придатними є телефони, оснащені </w:t>
      </w:r>
      <w:proofErr w:type="gramStart"/>
      <w:r w:rsidRPr="00BB48B8">
        <w:rPr>
          <w:lang w:val="ru-RU"/>
        </w:rPr>
        <w:t>широкими</w:t>
      </w:r>
      <w:proofErr w:type="gramEnd"/>
      <w:r w:rsidRPr="00BB48B8">
        <w:rPr>
          <w:lang w:val="ru-RU"/>
        </w:rPr>
        <w:t xml:space="preserve"> комунікаційними можливостями, а також ємним телефонним довідником. Основна споживча група мультимедійних телефоні</w:t>
      </w:r>
      <w:proofErr w:type="gramStart"/>
      <w:r w:rsidRPr="00BB48B8">
        <w:rPr>
          <w:lang w:val="ru-RU"/>
        </w:rPr>
        <w:t>в</w:t>
      </w:r>
      <w:proofErr w:type="gramEnd"/>
      <w:r w:rsidRPr="00BB48B8">
        <w:rPr>
          <w:lang w:val="ru-RU"/>
        </w:rPr>
        <w:t xml:space="preserve"> складається переважно з молоді, для якої головним є наявність великого дисплея, ємною батареї, камери з високою роздільною здатністю, і інших просунутих </w:t>
      </w:r>
      <w:r w:rsidRPr="00F123C5">
        <w:rPr>
          <w:lang w:val="ru-RU"/>
        </w:rPr>
        <w:t>функцій.</w:t>
      </w:r>
    </w:p>
    <w:p w:rsidR="00BB48B8" w:rsidRDefault="00AC11C6" w:rsidP="00BB48B8">
      <w:pPr>
        <w:spacing w:after="200"/>
        <w:rPr>
          <w:lang w:val="ru-RU"/>
        </w:rPr>
      </w:pPr>
      <w:r>
        <w:rPr>
          <w:lang w:val="ru-RU"/>
        </w:rPr>
        <w:t>Н</w:t>
      </w:r>
      <w:r w:rsidR="00BB48B8" w:rsidRPr="00BB48B8">
        <w:rPr>
          <w:lang w:val="ru-RU"/>
        </w:rPr>
        <w:t>а сьогоднішній день</w:t>
      </w:r>
      <w:r>
        <w:rPr>
          <w:lang w:val="ru-RU"/>
        </w:rPr>
        <w:t xml:space="preserve"> найбільш затребуваним</w:t>
      </w:r>
      <w:r w:rsidR="00BB48B8" w:rsidRPr="00BB48B8">
        <w:rPr>
          <w:lang w:val="ru-RU"/>
        </w:rPr>
        <w:t xml:space="preserve"> є такий вид мобі</w:t>
      </w:r>
      <w:r w:rsidR="00A17DAC">
        <w:rPr>
          <w:lang w:val="ru-RU"/>
        </w:rPr>
        <w:t>льних телефоні</w:t>
      </w:r>
      <w:proofErr w:type="gramStart"/>
      <w:r w:rsidR="00A17DAC">
        <w:rPr>
          <w:lang w:val="ru-RU"/>
        </w:rPr>
        <w:t>в</w:t>
      </w:r>
      <w:proofErr w:type="gramEnd"/>
      <w:r w:rsidR="00A17DAC">
        <w:rPr>
          <w:lang w:val="ru-RU"/>
        </w:rPr>
        <w:t xml:space="preserve">, </w:t>
      </w:r>
      <w:r w:rsidR="00BB48B8" w:rsidRPr="00BB48B8">
        <w:rPr>
          <w:lang w:val="ru-RU"/>
        </w:rPr>
        <w:t>як смартфони. За своєю функціональністю смартфони можна сміливо порівняти з портативними кишеньковими комп</w:t>
      </w:r>
      <w:proofErr w:type="gramStart"/>
      <w:r w:rsidR="005654D1">
        <w:rPr>
          <w:lang w:val="ru-RU"/>
        </w:rPr>
        <w:t>`</w:t>
      </w:r>
      <w:r w:rsidR="00BB48B8" w:rsidRPr="00BB48B8">
        <w:rPr>
          <w:lang w:val="ru-RU"/>
        </w:rPr>
        <w:t>ю</w:t>
      </w:r>
      <w:proofErr w:type="gramEnd"/>
      <w:r w:rsidR="00BB48B8" w:rsidRPr="00BB48B8">
        <w:rPr>
          <w:lang w:val="ru-RU"/>
        </w:rPr>
        <w:t xml:space="preserve">терами, так як вони </w:t>
      </w:r>
      <w:r w:rsidR="00BB48B8" w:rsidRPr="00BB48B8">
        <w:rPr>
          <w:lang w:val="ru-RU"/>
        </w:rPr>
        <w:lastRenderedPageBreak/>
        <w:t>здатні виконувати складні обчислювальні операції. А наявність сенсорного екрану дозволило в істотній мірі збільшити екран телефону, що зробило його більш зручним для перегляду фотографій, відео та користування інтернетом. Окремої уваги заслуговує можливість миттєвого виходу через смартфон в інтернет, оскільки з його допомогою можна мати доступ до численних інформаційних ресурсів, без необхідності користуватися стаціонарним комп</w:t>
      </w:r>
      <w:proofErr w:type="gramStart"/>
      <w:r w:rsidR="005654D1">
        <w:rPr>
          <w:lang w:val="ru-RU"/>
        </w:rPr>
        <w:t>`</w:t>
      </w:r>
      <w:r w:rsidR="00BB48B8" w:rsidRPr="00BB48B8">
        <w:rPr>
          <w:lang w:val="ru-RU"/>
        </w:rPr>
        <w:t>ю</w:t>
      </w:r>
      <w:proofErr w:type="gramEnd"/>
      <w:r w:rsidR="00BB48B8" w:rsidRPr="00BB48B8">
        <w:rPr>
          <w:lang w:val="ru-RU"/>
        </w:rPr>
        <w:t>тером.</w:t>
      </w:r>
    </w:p>
    <w:p w:rsidR="002A4445" w:rsidRPr="00116E01" w:rsidRDefault="002A4445" w:rsidP="00BB48B8">
      <w:pPr>
        <w:spacing w:after="200"/>
        <w:rPr>
          <w:lang w:val="ru-RU"/>
        </w:rPr>
      </w:pPr>
      <w:r>
        <w:rPr>
          <w:lang w:val="ru-RU"/>
        </w:rPr>
        <w:t>Ще одним надзвичайно популярним мобільним пристроєм у нас час став планшет.</w:t>
      </w:r>
      <w:r w:rsidRPr="002A4445">
        <w:t xml:space="preserve"> </w:t>
      </w:r>
      <w:r w:rsidRPr="002A4445">
        <w:rPr>
          <w:lang w:val="ru-RU"/>
        </w:rPr>
        <w:t xml:space="preserve">Для багатьох цей клас гаджетів є всього лише іграшкою, яка призначена виключно для розваг. </w:t>
      </w:r>
      <w:r w:rsidR="00A17DAC">
        <w:rPr>
          <w:lang w:val="ru-RU"/>
        </w:rPr>
        <w:t>Проте</w:t>
      </w:r>
      <w:r w:rsidRPr="002A4445">
        <w:rPr>
          <w:lang w:val="ru-RU"/>
        </w:rPr>
        <w:t xml:space="preserve"> </w:t>
      </w:r>
      <w:r w:rsidR="00116E01">
        <w:rPr>
          <w:lang w:val="ru-RU"/>
        </w:rPr>
        <w:t>є велика кількість</w:t>
      </w:r>
      <w:r w:rsidRPr="002A4445">
        <w:rPr>
          <w:lang w:val="ru-RU"/>
        </w:rPr>
        <w:t xml:space="preserve"> </w:t>
      </w:r>
      <w:r w:rsidR="00A17DAC">
        <w:rPr>
          <w:lang w:val="ru-RU"/>
        </w:rPr>
        <w:t>продвинутих</w:t>
      </w:r>
      <w:r w:rsidRPr="002A4445">
        <w:rPr>
          <w:lang w:val="ru-RU"/>
        </w:rPr>
        <w:t xml:space="preserve"> користувачі</w:t>
      </w:r>
      <w:r w:rsidR="00116E01">
        <w:rPr>
          <w:lang w:val="ru-RU"/>
        </w:rPr>
        <w:t>в</w:t>
      </w:r>
      <w:r w:rsidRPr="002A4445">
        <w:rPr>
          <w:lang w:val="ru-RU"/>
        </w:rPr>
        <w:t xml:space="preserve">, для яких планшет </w:t>
      </w:r>
      <w:r w:rsidR="00A17DAC">
        <w:rPr>
          <w:lang w:val="ru-RU"/>
        </w:rPr>
        <w:t xml:space="preserve">інструмент, </w:t>
      </w:r>
      <w:r w:rsidR="00116E01">
        <w:rPr>
          <w:lang w:val="ru-RU"/>
        </w:rPr>
        <w:t xml:space="preserve">що </w:t>
      </w:r>
      <w:r w:rsidRPr="002A4445">
        <w:rPr>
          <w:lang w:val="ru-RU"/>
        </w:rPr>
        <w:t>допомагає п</w:t>
      </w:r>
      <w:r w:rsidR="00116E01">
        <w:rPr>
          <w:lang w:val="ru-RU"/>
        </w:rPr>
        <w:t>рацювати з офісними документами, дозволяє з легкістю демонструвати презентації</w:t>
      </w:r>
      <w:r w:rsidRPr="002A4445">
        <w:rPr>
          <w:lang w:val="ru-RU"/>
        </w:rPr>
        <w:t xml:space="preserve">, а також </w:t>
      </w:r>
      <w:r w:rsidR="00116E01">
        <w:rPr>
          <w:lang w:val="ru-RU"/>
        </w:rPr>
        <w:t xml:space="preserve">можна </w:t>
      </w:r>
      <w:r w:rsidRPr="002A4445">
        <w:rPr>
          <w:lang w:val="ru-RU"/>
        </w:rPr>
        <w:t>читати книги</w:t>
      </w:r>
      <w:r w:rsidR="00116E01">
        <w:rPr>
          <w:lang w:val="ru-RU"/>
        </w:rPr>
        <w:t xml:space="preserve"> </w:t>
      </w:r>
      <w:proofErr w:type="gramStart"/>
      <w:r w:rsidR="00116E01">
        <w:rPr>
          <w:lang w:val="ru-RU"/>
        </w:rPr>
        <w:t>п</w:t>
      </w:r>
      <w:proofErr w:type="gramEnd"/>
      <w:r w:rsidR="00116E01">
        <w:rPr>
          <w:lang w:val="ru-RU"/>
        </w:rPr>
        <w:t>іклуючись про природу, що доволі актуально у нас час</w:t>
      </w:r>
      <w:r w:rsidRPr="002A4445">
        <w:rPr>
          <w:lang w:val="ru-RU"/>
        </w:rPr>
        <w:t xml:space="preserve">. </w:t>
      </w:r>
      <w:r w:rsidR="00116E01">
        <w:rPr>
          <w:lang w:val="ru-RU"/>
        </w:rPr>
        <w:t xml:space="preserve">На даний момент </w:t>
      </w:r>
      <w:proofErr w:type="gramStart"/>
      <w:r w:rsidR="00116E01">
        <w:rPr>
          <w:lang w:val="ru-RU"/>
        </w:rPr>
        <w:t>л</w:t>
      </w:r>
      <w:proofErr w:type="gramEnd"/>
      <w:r w:rsidR="00116E01">
        <w:rPr>
          <w:lang w:val="ru-RU"/>
        </w:rPr>
        <w:t xml:space="preserve">ідируючі позиції по продажам займають планшети на операційній системі </w:t>
      </w:r>
      <w:r w:rsidR="00984416">
        <w:rPr>
          <w:lang w:val="ru-RU"/>
        </w:rPr>
        <w:t>«</w:t>
      </w:r>
      <w:r w:rsidR="00116E01">
        <w:rPr>
          <w:lang w:val="en-US"/>
        </w:rPr>
        <w:t>Android</w:t>
      </w:r>
      <w:r w:rsidR="00984416">
        <w:t>»</w:t>
      </w:r>
      <w:r w:rsidRPr="002A4445">
        <w:rPr>
          <w:lang w:val="ru-RU"/>
        </w:rPr>
        <w:t xml:space="preserve">. </w:t>
      </w:r>
      <w:r w:rsidR="00984416">
        <w:rPr>
          <w:lang w:val="ru-RU"/>
        </w:rPr>
        <w:t>На сьогоднішній день</w:t>
      </w:r>
      <w:r w:rsidRPr="002A4445">
        <w:rPr>
          <w:lang w:val="ru-RU"/>
        </w:rPr>
        <w:t xml:space="preserve"> у планшетів досить апаратної продуктивності і готових додатків, щоб редагувати фото, відео, </w:t>
      </w:r>
      <w:proofErr w:type="gramStart"/>
      <w:r w:rsidRPr="002A4445">
        <w:rPr>
          <w:lang w:val="ru-RU"/>
        </w:rPr>
        <w:t>ауд</w:t>
      </w:r>
      <w:proofErr w:type="gramEnd"/>
      <w:r w:rsidRPr="002A4445">
        <w:rPr>
          <w:lang w:val="ru-RU"/>
        </w:rPr>
        <w:t xml:space="preserve">іо, здійснювати віддалене адміністрування і навіть </w:t>
      </w:r>
      <w:r w:rsidR="00984416">
        <w:rPr>
          <w:lang w:val="ru-RU"/>
        </w:rPr>
        <w:t>займатися програмуванням</w:t>
      </w:r>
      <w:r w:rsidRPr="002A4445">
        <w:rPr>
          <w:lang w:val="ru-RU"/>
        </w:rPr>
        <w:t>.</w:t>
      </w:r>
    </w:p>
    <w:p w:rsidR="00116E01" w:rsidRPr="00F123C5" w:rsidRDefault="00116E01" w:rsidP="00BB48B8">
      <w:pPr>
        <w:spacing w:after="200"/>
        <w:rPr>
          <w:lang w:val="ru-RU"/>
        </w:rPr>
      </w:pPr>
      <w:r w:rsidRPr="00116E01">
        <w:rPr>
          <w:lang w:val="ru-RU"/>
        </w:rPr>
        <w:t>Основний мінус планшеті</w:t>
      </w:r>
      <w:proofErr w:type="gramStart"/>
      <w:r w:rsidRPr="00116E01">
        <w:rPr>
          <w:lang w:val="ru-RU"/>
        </w:rPr>
        <w:t>в</w:t>
      </w:r>
      <w:proofErr w:type="gramEnd"/>
      <w:r w:rsidRPr="00116E01">
        <w:rPr>
          <w:lang w:val="ru-RU"/>
        </w:rPr>
        <w:t xml:space="preserve"> - відсутність клавіатури. Це накладає певні обмеження</w:t>
      </w:r>
      <w:r w:rsidR="00DB6AF7">
        <w:rPr>
          <w:lang w:val="ru-RU"/>
        </w:rPr>
        <w:t xml:space="preserve"> та незручності</w:t>
      </w:r>
      <w:r w:rsidRPr="00116E01">
        <w:rPr>
          <w:lang w:val="ru-RU"/>
        </w:rPr>
        <w:t xml:space="preserve"> </w:t>
      </w:r>
      <w:r w:rsidR="00DB6AF7">
        <w:rPr>
          <w:lang w:val="ru-RU"/>
        </w:rPr>
        <w:t>у</w:t>
      </w:r>
      <w:r w:rsidRPr="00116E01">
        <w:rPr>
          <w:lang w:val="ru-RU"/>
        </w:rPr>
        <w:t xml:space="preserve"> використанн</w:t>
      </w:r>
      <w:r w:rsidR="00DB6AF7">
        <w:rPr>
          <w:lang w:val="ru-RU"/>
        </w:rPr>
        <w:t>і</w:t>
      </w:r>
      <w:r w:rsidRPr="00116E01">
        <w:rPr>
          <w:lang w:val="ru-RU"/>
        </w:rPr>
        <w:t xml:space="preserve"> пристрі</w:t>
      </w:r>
      <w:r w:rsidR="00DB6AF7">
        <w:rPr>
          <w:lang w:val="ru-RU"/>
        </w:rPr>
        <w:t>ю</w:t>
      </w:r>
      <w:r w:rsidRPr="00116E01">
        <w:rPr>
          <w:lang w:val="ru-RU"/>
        </w:rPr>
        <w:t>.</w:t>
      </w:r>
      <w:r w:rsidR="00DB6AF7">
        <w:rPr>
          <w:lang w:val="ru-RU"/>
        </w:rPr>
        <w:t xml:space="preserve"> Звичайно</w:t>
      </w:r>
      <w:r w:rsidRPr="00116E01">
        <w:rPr>
          <w:lang w:val="ru-RU"/>
        </w:rPr>
        <w:t xml:space="preserve"> </w:t>
      </w:r>
      <w:r w:rsidR="00DB6AF7">
        <w:rPr>
          <w:lang w:val="ru-RU"/>
        </w:rPr>
        <w:t>о</w:t>
      </w:r>
      <w:r w:rsidRPr="00116E01">
        <w:rPr>
          <w:lang w:val="ru-RU"/>
        </w:rPr>
        <w:t xml:space="preserve">дна справа - ввести з </w:t>
      </w:r>
      <w:proofErr w:type="gramStart"/>
      <w:r w:rsidRPr="00116E01">
        <w:rPr>
          <w:lang w:val="ru-RU"/>
        </w:rPr>
        <w:t>сенсорного</w:t>
      </w:r>
      <w:proofErr w:type="gramEnd"/>
      <w:r w:rsidRPr="00116E01">
        <w:rPr>
          <w:lang w:val="ru-RU"/>
        </w:rPr>
        <w:t xml:space="preserve"> екрану </w:t>
      </w:r>
      <w:r w:rsidR="00DB6AF7">
        <w:rPr>
          <w:lang w:val="ru-RU"/>
        </w:rPr>
        <w:t>пошуковий запит</w:t>
      </w:r>
      <w:r w:rsidRPr="00116E01">
        <w:rPr>
          <w:lang w:val="ru-RU"/>
        </w:rPr>
        <w:t xml:space="preserve"> в адресному рядку, інша - написати статтю на кілька сторінок. У </w:t>
      </w:r>
      <w:proofErr w:type="gramStart"/>
      <w:r w:rsidRPr="00116E01">
        <w:rPr>
          <w:lang w:val="ru-RU"/>
        </w:rPr>
        <w:t>другому</w:t>
      </w:r>
      <w:proofErr w:type="gramEnd"/>
      <w:r w:rsidRPr="00116E01">
        <w:rPr>
          <w:lang w:val="ru-RU"/>
        </w:rPr>
        <w:t xml:space="preserve"> випадку ноутбук виявиться куди практичніше. Правда варто відзначити, що на допомогу планшетів можуть прийти Bluetooth-клавіатури і </w:t>
      </w:r>
      <w:proofErr w:type="gramStart"/>
      <w:r w:rsidRPr="00116E01">
        <w:rPr>
          <w:lang w:val="ru-RU"/>
        </w:rPr>
        <w:t>р</w:t>
      </w:r>
      <w:proofErr w:type="gramEnd"/>
      <w:r w:rsidRPr="00116E01">
        <w:rPr>
          <w:lang w:val="ru-RU"/>
        </w:rPr>
        <w:t>ізноманітні док-станці</w:t>
      </w:r>
      <w:r>
        <w:rPr>
          <w:lang w:val="ru-RU"/>
        </w:rPr>
        <w:t>ї з повнорозмірною клавіатурою.</w:t>
      </w:r>
    </w:p>
    <w:p w:rsidR="00F85658" w:rsidRDefault="00F85658" w:rsidP="00BB48B8">
      <w:pPr>
        <w:spacing w:after="200"/>
      </w:pPr>
      <w:r>
        <w:t xml:space="preserve">Говорячи про будь-який пристрій можна з великою достовірністю стверджувати, що чим більше функцій він виконує тим більша ймовірність його скорішого виходу з ладу. Сучасні мобільні пристрої по своїй </w:t>
      </w:r>
      <w:r>
        <w:lastRenderedPageBreak/>
        <w:t>конструкції і функціональності набагато потужніші ніж багато комп</w:t>
      </w:r>
      <w:r w:rsidR="005654D1">
        <w:t>`</w:t>
      </w:r>
      <w:r>
        <w:t>ютерів п</w:t>
      </w:r>
      <w:r w:rsidR="005654D1">
        <w:t>`</w:t>
      </w:r>
      <w:r>
        <w:t>ять років тому назад, а значить причин поломок</w:t>
      </w:r>
      <w:r w:rsidR="00DB6AF7">
        <w:t xml:space="preserve"> може бути</w:t>
      </w:r>
      <w:r>
        <w:t xml:space="preserve"> безліч.</w:t>
      </w:r>
    </w:p>
    <w:p w:rsidR="00A93B81" w:rsidRDefault="00F85658" w:rsidP="00822325">
      <w:r>
        <w:t>Буквально декілька років назад</w:t>
      </w:r>
      <w:r w:rsidR="0073082C">
        <w:t xml:space="preserve"> при поломці телефону розумілася </w:t>
      </w:r>
      <w:r>
        <w:t>заміна батареї або шлейфа підключення екрану і клавіатури.</w:t>
      </w:r>
      <w:r w:rsidR="00A93B81">
        <w:t xml:space="preserve"> Сьогоднішня </w:t>
      </w:r>
      <w:r w:rsidR="003734DB">
        <w:t xml:space="preserve">внутрішня </w:t>
      </w:r>
      <w:r w:rsidR="00A93B81">
        <w:t>начинка смартфон</w:t>
      </w:r>
      <w:r w:rsidR="003734DB">
        <w:t xml:space="preserve">ів і планшетів значно складніша, </w:t>
      </w:r>
      <w:r w:rsidR="00A93B81">
        <w:t>тому окрім вище вказаних причин з ладу може вийти:</w:t>
      </w:r>
    </w:p>
    <w:p w:rsidR="00F85658" w:rsidRDefault="00E2100D" w:rsidP="00FB5984">
      <w:pPr>
        <w:pStyle w:val="a5"/>
        <w:numPr>
          <w:ilvl w:val="0"/>
          <w:numId w:val="7"/>
        </w:numPr>
        <w:ind w:left="993" w:hanging="284"/>
      </w:pPr>
      <w:r>
        <w:t>д</w:t>
      </w:r>
      <w:r w:rsidR="00A93B81">
        <w:t>инаміки</w:t>
      </w:r>
      <w:r w:rsidR="00822325">
        <w:rPr>
          <w:lang w:val="en-US"/>
        </w:rPr>
        <w:t>;</w:t>
      </w:r>
    </w:p>
    <w:p w:rsidR="00A93B81" w:rsidRDefault="00E2100D" w:rsidP="00FB5984">
      <w:pPr>
        <w:pStyle w:val="a5"/>
        <w:numPr>
          <w:ilvl w:val="0"/>
          <w:numId w:val="7"/>
        </w:numPr>
        <w:ind w:left="993" w:hanging="284"/>
      </w:pPr>
      <w:r>
        <w:t>п</w:t>
      </w:r>
      <w:r w:rsidR="00A93B81">
        <w:t>роцесор</w:t>
      </w:r>
      <w:r w:rsidR="00822325">
        <w:rPr>
          <w:lang w:val="en-US"/>
        </w:rPr>
        <w:t>;</w:t>
      </w:r>
    </w:p>
    <w:p w:rsidR="00A93B81" w:rsidRDefault="00E2100D" w:rsidP="00FB5984">
      <w:pPr>
        <w:pStyle w:val="a5"/>
        <w:numPr>
          <w:ilvl w:val="0"/>
          <w:numId w:val="7"/>
        </w:numPr>
        <w:ind w:left="993" w:hanging="284"/>
      </w:pPr>
      <w:r>
        <w:t>м</w:t>
      </w:r>
      <w:r w:rsidR="00A93B81">
        <w:t>одулі безпровідного зв</w:t>
      </w:r>
      <w:r w:rsidR="005654D1">
        <w:t>`</w:t>
      </w:r>
      <w:r w:rsidR="00A93B81">
        <w:t>язку(</w:t>
      </w:r>
      <w:r w:rsidR="00A93B81">
        <w:rPr>
          <w:lang w:val="en-US"/>
        </w:rPr>
        <w:t>Bluetooth</w:t>
      </w:r>
      <w:r w:rsidR="00A93B81" w:rsidRPr="00A93B81">
        <w:t xml:space="preserve"> </w:t>
      </w:r>
      <w:r w:rsidR="00A93B81">
        <w:t>і</w:t>
      </w:r>
      <w:r w:rsidR="00A93B81" w:rsidRPr="00A93B81">
        <w:t xml:space="preserve"> </w:t>
      </w:r>
      <w:r w:rsidR="00F123C5">
        <w:rPr>
          <w:lang w:val="en-US"/>
        </w:rPr>
        <w:t>W</w:t>
      </w:r>
      <w:r w:rsidR="00A93B81">
        <w:rPr>
          <w:lang w:val="en-US"/>
        </w:rPr>
        <w:t>ifi</w:t>
      </w:r>
      <w:r w:rsidR="00A93B81">
        <w:t>)</w:t>
      </w:r>
      <w:r w:rsidR="00822325" w:rsidRPr="00822325">
        <w:t>;</w:t>
      </w:r>
    </w:p>
    <w:p w:rsidR="0073082C" w:rsidRDefault="00E2100D" w:rsidP="00FB5984">
      <w:pPr>
        <w:pStyle w:val="a5"/>
        <w:numPr>
          <w:ilvl w:val="0"/>
          <w:numId w:val="7"/>
        </w:numPr>
        <w:ind w:left="993" w:hanging="284"/>
      </w:pPr>
      <w:r>
        <w:t>м</w:t>
      </w:r>
      <w:r w:rsidR="0073082C">
        <w:t>ікрофон;</w:t>
      </w:r>
    </w:p>
    <w:p w:rsidR="0073082C" w:rsidRDefault="00E2100D" w:rsidP="00FB5984">
      <w:pPr>
        <w:pStyle w:val="a5"/>
        <w:numPr>
          <w:ilvl w:val="0"/>
          <w:numId w:val="7"/>
        </w:numPr>
        <w:ind w:left="993" w:hanging="284"/>
      </w:pPr>
      <w:r>
        <w:t>м</w:t>
      </w:r>
      <w:r w:rsidR="0073082C">
        <w:t>ікросхема;</w:t>
      </w:r>
    </w:p>
    <w:p w:rsidR="0073082C" w:rsidRPr="00A93B81" w:rsidRDefault="00E2100D" w:rsidP="00FB5984">
      <w:pPr>
        <w:pStyle w:val="a5"/>
        <w:numPr>
          <w:ilvl w:val="0"/>
          <w:numId w:val="7"/>
        </w:numPr>
        <w:ind w:left="993" w:hanging="284"/>
      </w:pPr>
      <w:r>
        <w:t>с</w:t>
      </w:r>
      <w:r w:rsidR="005654D1" w:rsidRPr="005654D1">
        <w:t xml:space="preserve">лот </w:t>
      </w:r>
      <w:r w:rsidR="0073082C">
        <w:t>для карти пам</w:t>
      </w:r>
      <w:r w:rsidR="005654D1" w:rsidRPr="005654D1">
        <w:rPr>
          <w:lang w:val="ru-RU"/>
        </w:rPr>
        <w:t>`</w:t>
      </w:r>
      <w:r w:rsidR="0073082C">
        <w:t>яті;</w:t>
      </w:r>
    </w:p>
    <w:p w:rsidR="00A93B81" w:rsidRDefault="00E2100D" w:rsidP="00FB5984">
      <w:pPr>
        <w:pStyle w:val="a5"/>
        <w:numPr>
          <w:ilvl w:val="0"/>
          <w:numId w:val="7"/>
        </w:numPr>
        <w:ind w:left="993" w:hanging="284"/>
      </w:pPr>
      <w:r>
        <w:t>к</w:t>
      </w:r>
      <w:r w:rsidR="00A93B81">
        <w:t>амера</w:t>
      </w:r>
      <w:r w:rsidR="00822325">
        <w:rPr>
          <w:lang w:val="en-US"/>
        </w:rPr>
        <w:t>.</w:t>
      </w:r>
    </w:p>
    <w:p w:rsidR="00DD2AD8" w:rsidRDefault="00546935" w:rsidP="00DD2AD8">
      <w:pPr>
        <w:rPr>
          <w:lang w:val="ru-RU"/>
        </w:rPr>
      </w:pPr>
      <w:r>
        <w:t>Також значне число поломок смартфонів відбувається через збій у програмному забезпеченні. Це зазвичай призводить до того, що смартфон не вмикається, зависає, може самовільно вимикатися.</w:t>
      </w:r>
      <w:r w:rsidR="00DD2AD8">
        <w:t xml:space="preserve"> За статистикою т</w:t>
      </w:r>
      <w:r w:rsidR="00BB48B8" w:rsidRPr="00BB48B8">
        <w:rPr>
          <w:lang w:val="ru-RU"/>
        </w:rPr>
        <w:t xml:space="preserve">елефони були, і залишаються одним з найбільш уразливих пристроїв, тому ремонт телефонів займає лідируючі позиції серед інших сервісних послуг. </w:t>
      </w:r>
    </w:p>
    <w:p w:rsidR="00E64E6B" w:rsidRDefault="00E64E6B" w:rsidP="006E2EE4">
      <w:pPr>
        <w:pStyle w:val="2"/>
      </w:pPr>
      <w:bookmarkStart w:id="14" w:name="_Toc484476824"/>
      <w:bookmarkStart w:id="15" w:name="_Toc484480112"/>
      <w:r>
        <w:t>Класифікація інформаційних систем</w:t>
      </w:r>
      <w:bookmarkEnd w:id="14"/>
      <w:bookmarkEnd w:id="15"/>
    </w:p>
    <w:p w:rsidR="00D576B9" w:rsidRDefault="00D576B9" w:rsidP="00D576B9">
      <w:r>
        <w:t>Інформаційна система — сукупність організаційних і технічних засобів для збереження та обробки інформації  з метою забезпечення інформаційних потреб користувачів.</w:t>
      </w:r>
    </w:p>
    <w:p w:rsidR="00D576B9" w:rsidRDefault="00D576B9" w:rsidP="00D576B9">
      <w:r>
        <w:t>Інформаційні системи можуть значно різнитися за типами об</w:t>
      </w:r>
      <w:r w:rsidR="005654D1">
        <w:t>`</w:t>
      </w:r>
      <w:r>
        <w:t>єктів управління, характером та обсягом розв</w:t>
      </w:r>
      <w:r w:rsidR="005654D1">
        <w:t>`</w:t>
      </w:r>
      <w:r>
        <w:t>язуваних завдань і рядом інших ознак:</w:t>
      </w:r>
    </w:p>
    <w:p w:rsidR="00D576B9" w:rsidRDefault="00E2100D" w:rsidP="00FB5984">
      <w:pPr>
        <w:pStyle w:val="a5"/>
        <w:numPr>
          <w:ilvl w:val="0"/>
          <w:numId w:val="13"/>
        </w:numPr>
        <w:ind w:left="993" w:hanging="284"/>
      </w:pPr>
      <w:r>
        <w:lastRenderedPageBreak/>
        <w:t>з</w:t>
      </w:r>
      <w:r w:rsidR="00D576B9">
        <w:t>а рівнем або сферою діяльності — державні, територіальні (регіональні), галузеві, об</w:t>
      </w:r>
      <w:r w:rsidR="005654D1">
        <w:t>`</w:t>
      </w:r>
      <w:r w:rsidR="00D576B9">
        <w:t xml:space="preserve">єднань, підприємств або </w:t>
      </w:r>
      <w:r w:rsidR="00B96B12">
        <w:t>установ, технологічних процесів;</w:t>
      </w:r>
    </w:p>
    <w:p w:rsidR="00D576B9" w:rsidRDefault="00E2100D" w:rsidP="00FB5984">
      <w:pPr>
        <w:pStyle w:val="a5"/>
        <w:numPr>
          <w:ilvl w:val="0"/>
          <w:numId w:val="13"/>
        </w:numPr>
        <w:ind w:left="993" w:hanging="284"/>
      </w:pPr>
      <w:r>
        <w:t>з</w:t>
      </w:r>
      <w:r w:rsidR="00D576B9">
        <w:t>а рівнем автоматизації процесів управління — інформаційно-пошукові, інформаційно-довідкові, інформаційно-керівні, системи підтримки прийняття рішень, інтелектуальні АС</w:t>
      </w:r>
      <w:r w:rsidR="00B96B12">
        <w:t>;</w:t>
      </w:r>
    </w:p>
    <w:p w:rsidR="00D576B9" w:rsidRDefault="00E2100D" w:rsidP="00FB5984">
      <w:pPr>
        <w:pStyle w:val="a5"/>
        <w:numPr>
          <w:ilvl w:val="0"/>
          <w:numId w:val="13"/>
        </w:numPr>
        <w:ind w:left="993" w:hanging="284"/>
      </w:pPr>
      <w:r>
        <w:t>з</w:t>
      </w:r>
      <w:r w:rsidR="00D576B9">
        <w:t>а ступенем централізації обробки інформації — централізовані АС, децентралізовані АС, інформаційні системи колективного використання</w:t>
      </w:r>
      <w:r w:rsidR="00B96B12">
        <w:t>;</w:t>
      </w:r>
    </w:p>
    <w:p w:rsidR="00D576B9" w:rsidRDefault="00E2100D" w:rsidP="00FB5984">
      <w:pPr>
        <w:pStyle w:val="a5"/>
        <w:numPr>
          <w:ilvl w:val="0"/>
          <w:numId w:val="13"/>
        </w:numPr>
        <w:ind w:left="993" w:hanging="284"/>
      </w:pPr>
      <w:r>
        <w:t>з</w:t>
      </w:r>
      <w:r w:rsidR="00D576B9">
        <w:t>а ступенем інтеграції функцій — багаторівневі АС з інтеграцією за рівнями управління (підприємство — об</w:t>
      </w:r>
      <w:r w:rsidR="005654D1">
        <w:t>`</w:t>
      </w:r>
      <w:r w:rsidR="00D576B9">
        <w:t>єднання, об</w:t>
      </w:r>
      <w:r w:rsidR="005654D1">
        <w:t>`</w:t>
      </w:r>
      <w:r w:rsidR="00D576B9">
        <w:t>єднання — галузь і т. ін.), багаторівневі АС з ін</w:t>
      </w:r>
      <w:r w:rsidR="00174EA3">
        <w:t>теграцією за рівнями планування.</w:t>
      </w:r>
    </w:p>
    <w:p w:rsidR="00D576B9" w:rsidRDefault="00D576B9" w:rsidP="00D576B9">
      <w:r>
        <w:t>Державні АС призначені для вирішення найважливіших народногосподарських проблем країни. На базі використання обчислювальних комплексів та економіко-математичних методів у них складають перспективні та поточні плани розвитку країни, ведуть облік результатів та регулюють діяльність окремих ланцюгів народного господарства, розробляють державний бюджет та контролюють його виконання і т. ін.</w:t>
      </w:r>
    </w:p>
    <w:p w:rsidR="00D576B9" w:rsidRDefault="00D576B9" w:rsidP="00D576B9">
      <w:r>
        <w:t>Центральне місце в мережі державних АС належить автоматизованій системі державної статистики (АСДС). Роль та місце АСДС в ієрархії управління визначається тим, що вона є основним джерелом статистичної інформації, дуже потрібної для функціонування усіх державних та регіональних АС.</w:t>
      </w:r>
    </w:p>
    <w:p w:rsidR="00D576B9" w:rsidRDefault="00D576B9" w:rsidP="00D576B9">
      <w:r>
        <w:t xml:space="preserve">Серед АС, з якими взаємодіє АСДС, важливе місце належить автоматизованій системі планових розрахунків (АСПР). АСПР функціонує при Міністерстві економіки України і являє собою інформаційну систему, призначену для розробки народногосподарських планів та контролю за їх </w:t>
      </w:r>
      <w:r>
        <w:lastRenderedPageBreak/>
        <w:t>виконанням в умовах застосування засобів обчислювальної техніки для збору та обробки інформації.</w:t>
      </w:r>
    </w:p>
    <w:p w:rsidR="00D576B9" w:rsidRDefault="00D576B9" w:rsidP="00D576B9">
      <w:r>
        <w:t>Процес взаємодії АСДС з АСПР має взаємний характер: статистична інформація, джерелом якої є АСДС, необхідна на всіх етапах складання перспективних і поточних планів розвитку господарства країни. У свою чергу, планова інформація надходить до АСДС і є основою для обліку та аналізу виконання планів і завдань. Взаємодія АСДС та АСПР передбачає також спільний аналіз соціально-економічних проблем розвитку народного господарства. Тому АСДС має повністю задовольнити потреби оптимального планування, проводити економіко-математичний аналіз демографічних процесів у суспільстві, міжгалузевих зв</w:t>
      </w:r>
      <w:r w:rsidR="005654D1">
        <w:t>`</w:t>
      </w:r>
      <w:r>
        <w:t>язків, споживання та прибутків населення, показників діяльності підприємств.</w:t>
      </w:r>
    </w:p>
    <w:p w:rsidR="00D576B9" w:rsidRDefault="00D576B9" w:rsidP="00D576B9">
      <w:r>
        <w:t>АСДС взаємодіє також з державною інформаційною системою фінансових розрахунків (АСФР) при Міністерстві фінансів України.</w:t>
      </w:r>
    </w:p>
    <w:p w:rsidR="00D576B9" w:rsidRDefault="00D576B9" w:rsidP="00D576B9">
      <w:r>
        <w:t>АСФР призначена для автоматизації фінансових розрахунків на базі сучасної обчислювальної техніки з формування державного бюджету країни та контролю за його виконанням. При цьому вона використовує статистичну інформацію про випуск і реалізацію продукції, фонди споживання, запаси та витрати фінансових ресурсів і т. ін.</w:t>
      </w:r>
    </w:p>
    <w:p w:rsidR="00D576B9" w:rsidRDefault="00D576B9" w:rsidP="00D576B9">
      <w:r>
        <w:t>Відомі й інші державні АС, система обробки інформації з цін (АСОІ цін), система управління національним банком (АСУ банк), система обробки науково-технічної інформації (АСО НТІ) і т. ін.</w:t>
      </w:r>
    </w:p>
    <w:p w:rsidR="00D576B9" w:rsidRDefault="00D576B9" w:rsidP="00D576B9">
      <w:r>
        <w:t>Територіальні (регіональні) АС призначені для управління адміністративно-територіальним регіоном. Сюди належать АС області, міста, району. Ці системи виконують роботи з обробки інформації, яка необхідна для реалізації функцій управління регіоном, формування звітності й видачі оперативних даних місцевим і керівним державним та господарським органам.</w:t>
      </w:r>
    </w:p>
    <w:p w:rsidR="00D576B9" w:rsidRDefault="00D576B9" w:rsidP="00D576B9">
      <w:r>
        <w:lastRenderedPageBreak/>
        <w:t>Галузеві інформаційні системи управління призначені для управління підвідомчими підприємствами та організаціями. Галузеві, АС діють у промисловості та в сільському господарстві, будівництві на транспорті і т. ін. У них розв</w:t>
      </w:r>
      <w:r w:rsidR="005654D1">
        <w:t>`</w:t>
      </w:r>
      <w:r>
        <w:t>язуються задачі інформаційного обслуговування апарату управління галузевих міністерств і їх підрозділів.</w:t>
      </w:r>
    </w:p>
    <w:p w:rsidR="00D576B9" w:rsidRDefault="00D576B9" w:rsidP="00D576B9">
      <w:r>
        <w:t>Інформаційні системи управління підприємствами (АСУП) або виробничими об</w:t>
      </w:r>
      <w:r w:rsidR="005654D1">
        <w:t>`</w:t>
      </w:r>
      <w:r>
        <w:t>єднаннями (АСУ В) — це системи із застосуванням сучасних засобів автоматизованої обробки даних, економіко-математичних та інших методів для регулярного розв</w:t>
      </w:r>
      <w:r w:rsidR="005654D1">
        <w:t>`</w:t>
      </w:r>
      <w:r>
        <w:t>язування завдань управління виробничо-господарською діяльністю підприємства.</w:t>
      </w:r>
    </w:p>
    <w:p w:rsidR="00D576B9" w:rsidRDefault="00D576B9" w:rsidP="00D576B9">
      <w:r>
        <w:t>Інформаційні системи управлінн</w:t>
      </w:r>
      <w:r w:rsidR="00B96B12">
        <w:t>я технологічними процесами (</w:t>
      </w:r>
      <w:r w:rsidR="00B96B12" w:rsidRPr="00B96B12">
        <w:t>АСУ</w:t>
      </w:r>
      <w:r w:rsidR="00B96B12">
        <w:t> </w:t>
      </w:r>
      <w:r w:rsidRPr="00B96B12">
        <w:t>ТП</w:t>
      </w:r>
      <w:r>
        <w:t>) керують станом технологічних процесів виробництва. Перша й головна відмінність цих систем від розглянутих раніше полягає передусім у характері об</w:t>
      </w:r>
      <w:r w:rsidR="005654D1">
        <w:t>`</w:t>
      </w:r>
      <w:r>
        <w:t>єкта управління —</w:t>
      </w:r>
      <w:r w:rsidR="00B96B12">
        <w:t xml:space="preserve"> </w:t>
      </w:r>
      <w:r>
        <w:t>це різноманітні машини, прилади, обладнання. Друга відмінність полягає у формі передачі інформації. Для АСУ ТП основною формою передачі інформації є сигнал, а в інших АСУ — документи.</w:t>
      </w:r>
    </w:p>
    <w:p w:rsidR="00D576B9" w:rsidRDefault="00D576B9" w:rsidP="00D576B9">
      <w:r>
        <w:t>Залежно від мети функціонування та завдань, які покладені на АС на етапах збору та змістової обробки даних, розрізняють такі типи АС:</w:t>
      </w:r>
    </w:p>
    <w:p w:rsidR="00D576B9" w:rsidRDefault="00D576B9" w:rsidP="001010C1">
      <w:pPr>
        <w:pStyle w:val="a5"/>
        <w:numPr>
          <w:ilvl w:val="0"/>
          <w:numId w:val="14"/>
        </w:numPr>
        <w:ind w:left="993" w:hanging="284"/>
      </w:pPr>
      <w:r>
        <w:t>інформаційно-пошукові;</w:t>
      </w:r>
    </w:p>
    <w:p w:rsidR="00D576B9" w:rsidRDefault="00D576B9" w:rsidP="001010C1">
      <w:pPr>
        <w:pStyle w:val="a5"/>
        <w:numPr>
          <w:ilvl w:val="0"/>
          <w:numId w:val="14"/>
        </w:numPr>
        <w:ind w:left="993" w:hanging="284"/>
      </w:pPr>
      <w:r>
        <w:t>інформаційно-довідкові;</w:t>
      </w:r>
    </w:p>
    <w:p w:rsidR="00D576B9" w:rsidRDefault="00D576B9" w:rsidP="001010C1">
      <w:pPr>
        <w:pStyle w:val="a5"/>
        <w:numPr>
          <w:ilvl w:val="0"/>
          <w:numId w:val="14"/>
        </w:numPr>
        <w:ind w:left="993" w:hanging="284"/>
      </w:pPr>
      <w:r>
        <w:t>інформаційно-управляючі (управлінські);</w:t>
      </w:r>
    </w:p>
    <w:p w:rsidR="00D576B9" w:rsidRDefault="00D576B9" w:rsidP="001010C1">
      <w:pPr>
        <w:pStyle w:val="a5"/>
        <w:numPr>
          <w:ilvl w:val="0"/>
          <w:numId w:val="14"/>
        </w:numPr>
        <w:ind w:left="993" w:hanging="284"/>
      </w:pPr>
      <w:r>
        <w:t>інтелектуальні інформаційні системи та сис</w:t>
      </w:r>
      <w:r w:rsidR="00B96B12">
        <w:t>теми підтримки прийняття рішень;</w:t>
      </w:r>
    </w:p>
    <w:p w:rsidR="00D576B9" w:rsidRPr="00B13068" w:rsidRDefault="00B96B12" w:rsidP="001010C1">
      <w:pPr>
        <w:pStyle w:val="a5"/>
        <w:numPr>
          <w:ilvl w:val="0"/>
          <w:numId w:val="14"/>
        </w:numPr>
        <w:ind w:left="993" w:hanging="284"/>
      </w:pPr>
      <w:r w:rsidRPr="00B13068">
        <w:t>і</w:t>
      </w:r>
      <w:r w:rsidR="00D576B9" w:rsidRPr="00B13068">
        <w:t>нформаційно-пошукові системи (ІСП) орієнтовані на розв</w:t>
      </w:r>
      <w:r w:rsidR="005654D1" w:rsidRPr="00B13068">
        <w:t>`</w:t>
      </w:r>
      <w:r w:rsidR="00D576B9" w:rsidRPr="00B13068">
        <w:t>язування завдань пошуку інформації. Змістова обробка інфор</w:t>
      </w:r>
      <w:r w:rsidR="00F20A8F" w:rsidRPr="00B13068">
        <w:t>мації в таких системах відсутня</w:t>
      </w:r>
      <w:r w:rsidRPr="00B13068">
        <w:t>.</w:t>
      </w:r>
    </w:p>
    <w:p w:rsidR="00D576B9" w:rsidRDefault="00D576B9" w:rsidP="00D576B9">
      <w:r>
        <w:lastRenderedPageBreak/>
        <w:t>В інформаційно-довідкових системах (ІДС) за результатами пошуку обчислюють значення арифметичних функцій.</w:t>
      </w:r>
    </w:p>
    <w:p w:rsidR="00D576B9" w:rsidRDefault="00D576B9" w:rsidP="00D576B9">
      <w:r>
        <w:t>Інформаційно-управляючі, або управлінські, системи являють собою організаційно-технічні системи, які забезпечують вироблення рішення на основі автоматизації інформаційних процесів у сфері управління. Отже, ці системи призначені для автоматизованого розв</w:t>
      </w:r>
      <w:r w:rsidR="005654D1">
        <w:t>`</w:t>
      </w:r>
      <w:r>
        <w:t>язування широкого кола завдань управління.</w:t>
      </w:r>
    </w:p>
    <w:p w:rsidR="00D576B9" w:rsidRDefault="00D576B9" w:rsidP="00D576B9">
      <w:r>
        <w:t>До інформаційних систем нового покоління належать системи підтримки прийняття рішень (СППР) та інформаційні системи, побудовані на штучному інтелекті (інтелектуальні АС).</w:t>
      </w:r>
    </w:p>
    <w:p w:rsidR="00D576B9" w:rsidRDefault="00D576B9" w:rsidP="00D576B9">
      <w:r>
        <w:t>СППР — це інтерактивна комп</w:t>
      </w:r>
      <w:r w:rsidR="005654D1">
        <w:t>`</w:t>
      </w:r>
      <w:r>
        <w:t>ютерна система, яка призначена для підтримки різних видів діяльності при прийнятті рішень із слабо</w:t>
      </w:r>
      <w:r w:rsidR="00F20A8F">
        <w:t xml:space="preserve"> </w:t>
      </w:r>
      <w:r>
        <w:t>структурованих або неструктурованих проблем. Інтерес до СППР, як перспективної галузі використання обчислювальної техніки та інструментарію підвищення ефективності праці в сфері управління економікою, постійно зростає.</w:t>
      </w:r>
    </w:p>
    <w:p w:rsidR="00D576B9" w:rsidRDefault="00D576B9" w:rsidP="00D576B9">
      <w:r>
        <w:t>Штучний інтелект — це штучні системи, створені людиною на базі комп</w:t>
      </w:r>
      <w:r w:rsidR="005654D1">
        <w:t>`</w:t>
      </w:r>
      <w:r>
        <w:t>ютерної техніки, що імітують розв</w:t>
      </w:r>
      <w:r w:rsidR="005654D1">
        <w:t>`</w:t>
      </w:r>
      <w:r>
        <w:t>язування людиною складаних творчих завдань. Створенню інтелектуальних інформаційних систем сприяла розробка в теорії штучного інтелекту логіко-лінгвістичних моделей. Ці моделі дають змогу формалізувати конкретні змістовні знання про об</w:t>
      </w:r>
      <w:r w:rsidR="005654D1">
        <w:t>`</w:t>
      </w:r>
      <w:r>
        <w:t>єкти управління та процеси, що відбуваються в них, тобто ввести в ЕОМ логіко-лінгвістичні моделі поряд з математичними. Логіко лінгвістичні моделі — це семантичні мережі, фрейми, продукувальні системи — іноді об</w:t>
      </w:r>
      <w:r w:rsidR="005654D1">
        <w:t>`</w:t>
      </w:r>
      <w:r>
        <w:t>єднуються терміном «програмно-апаратні засоби в системах штучного інтелекту».</w:t>
      </w:r>
    </w:p>
    <w:p w:rsidR="00D576B9" w:rsidRDefault="00D576B9" w:rsidP="00D576B9">
      <w:r>
        <w:t>Розрізняють три види інтелектуальних АС:</w:t>
      </w:r>
    </w:p>
    <w:p w:rsidR="00D576B9" w:rsidRDefault="00D576B9" w:rsidP="00FE4A66">
      <w:pPr>
        <w:pStyle w:val="a5"/>
        <w:numPr>
          <w:ilvl w:val="0"/>
          <w:numId w:val="15"/>
        </w:numPr>
        <w:ind w:left="993" w:hanging="284"/>
      </w:pPr>
      <w:r>
        <w:t>інтелектуальні інформаційно-пошукові системи (</w:t>
      </w:r>
      <w:r w:rsidR="00B13068">
        <w:t xml:space="preserve"> </w:t>
      </w:r>
      <w:r>
        <w:t xml:space="preserve">системи типу «запитання — відповідь»), які в процесі діалогу забезпечують </w:t>
      </w:r>
      <w:r>
        <w:lastRenderedPageBreak/>
        <w:t>взаємодію кінцевих користувачів — непрограмістів з базами даних та знань професійними мовами користувачів, близьких до природних;</w:t>
      </w:r>
    </w:p>
    <w:p w:rsidR="00D576B9" w:rsidRDefault="00D576B9" w:rsidP="00FE4A66">
      <w:pPr>
        <w:pStyle w:val="a5"/>
        <w:numPr>
          <w:ilvl w:val="0"/>
          <w:numId w:val="15"/>
        </w:numPr>
        <w:ind w:left="993" w:hanging="284"/>
      </w:pPr>
      <w:r>
        <w:t>розрахунково-логічні системи, які дають змогу кінцевим користувачам, що не є програмістами та спеціалістами в галузі прикладної математики, розв</w:t>
      </w:r>
      <w:r w:rsidR="005654D1">
        <w:t>`</w:t>
      </w:r>
      <w:r>
        <w:t xml:space="preserve">язувати в режимі діалогу з ЕОМ свої задачі з використанням складаних методів і </w:t>
      </w:r>
      <w:r w:rsidR="00F20A8F">
        <w:t>відповідних прикладних програм;</w:t>
      </w:r>
    </w:p>
    <w:p w:rsidR="00D576B9" w:rsidRDefault="00D576B9" w:rsidP="00FE4A66">
      <w:pPr>
        <w:pStyle w:val="a5"/>
        <w:numPr>
          <w:ilvl w:val="0"/>
          <w:numId w:val="15"/>
        </w:numPr>
        <w:ind w:left="993" w:hanging="284"/>
      </w:pPr>
      <w:r>
        <w:t>експертні системи, які дають змогу провадити ефективну комп</w:t>
      </w:r>
      <w:r w:rsidR="005654D1">
        <w:t>`</w:t>
      </w:r>
      <w:r>
        <w:t>ютеризацію областей, у яких знання можуть бути подані в експертній описовій формі, але використання математичних моделей утруднене або неможлив</w:t>
      </w:r>
      <w:r w:rsidR="00F20A8F">
        <w:t>е</w:t>
      </w:r>
      <w:r w:rsidR="00B13068">
        <w:rPr>
          <w:lang w:val="ru-RU"/>
        </w:rPr>
        <w:t>.</w:t>
      </w:r>
    </w:p>
    <w:p w:rsidR="00F20A8F" w:rsidRDefault="00D576B9" w:rsidP="00D576B9">
      <w:r>
        <w:t>В економіці України найпоширенішими є експертні системи. Це системи, які дають змогу на базі сучасних персональних комп</w:t>
      </w:r>
      <w:r w:rsidR="005654D1">
        <w:t>`</w:t>
      </w:r>
      <w:r>
        <w:t>ютерів виявляти, нагромаджувати та коригувати знання з різних галузей народного господарства (предметних областей).</w:t>
      </w:r>
    </w:p>
    <w:p w:rsidR="0093585F" w:rsidRDefault="00326043" w:rsidP="006E2EE4">
      <w:pPr>
        <w:pStyle w:val="2"/>
      </w:pPr>
      <w:bookmarkStart w:id="16" w:name="_Toc484476825"/>
      <w:bookmarkStart w:id="17" w:name="_Toc484480113"/>
      <w:r>
        <w:t>Основні вимоги до інформаційної системи</w:t>
      </w:r>
      <w:bookmarkEnd w:id="16"/>
      <w:bookmarkEnd w:id="17"/>
    </w:p>
    <w:p w:rsidR="003F7D9F" w:rsidRPr="003F7D9F" w:rsidRDefault="003F7D9F" w:rsidP="003F7D9F">
      <w:pPr>
        <w:spacing w:after="200"/>
        <w:rPr>
          <w:rFonts w:cs="Times New Roman"/>
          <w:szCs w:val="28"/>
        </w:rPr>
      </w:pPr>
      <w:r>
        <w:rPr>
          <w:rFonts w:cs="Times New Roman"/>
          <w:szCs w:val="28"/>
        </w:rPr>
        <w:t>Сучасні</w:t>
      </w:r>
      <w:r w:rsidRPr="003F7D9F">
        <w:rPr>
          <w:rFonts w:cs="Times New Roman"/>
          <w:szCs w:val="28"/>
        </w:rPr>
        <w:t xml:space="preserve"> інформаційні системи </w:t>
      </w:r>
      <w:r>
        <w:rPr>
          <w:rFonts w:cs="Times New Roman"/>
          <w:szCs w:val="28"/>
        </w:rPr>
        <w:t>не залежно</w:t>
      </w:r>
      <w:r w:rsidRPr="003F7D9F">
        <w:rPr>
          <w:rFonts w:cs="Times New Roman"/>
          <w:szCs w:val="28"/>
        </w:rPr>
        <w:t xml:space="preserve"> </w:t>
      </w:r>
      <w:r w:rsidR="00E77686">
        <w:rPr>
          <w:rFonts w:cs="Times New Roman"/>
          <w:szCs w:val="28"/>
        </w:rPr>
        <w:t>від їхнього масштабу, програмно</w:t>
      </w:r>
      <w:r w:rsidRPr="003F7D9F">
        <w:rPr>
          <w:rFonts w:cs="Times New Roman"/>
          <w:szCs w:val="28"/>
        </w:rPr>
        <w:t>-апаратної платформи і вартості повинні забезпечувати якісне ведення обліку, бути надійними і зручними в експлуатації.</w:t>
      </w:r>
    </w:p>
    <w:p w:rsidR="003F7D9F" w:rsidRPr="003F7D9F" w:rsidRDefault="003F7D9F" w:rsidP="00FE4A66">
      <w:r w:rsidRPr="003F7D9F">
        <w:t>У функціональному аспекті вимогами до</w:t>
      </w:r>
      <w:r>
        <w:t xml:space="preserve"> даної</w:t>
      </w:r>
      <w:r w:rsidRPr="003F7D9F">
        <w:t xml:space="preserve"> інформаційн</w:t>
      </w:r>
      <w:r>
        <w:t>ої</w:t>
      </w:r>
      <w:r w:rsidRPr="003F7D9F">
        <w:t xml:space="preserve"> систем є:</w:t>
      </w:r>
    </w:p>
    <w:p w:rsidR="003F7D9F" w:rsidRPr="003F7D9F" w:rsidRDefault="00E77686" w:rsidP="00FE4A66">
      <w:pPr>
        <w:pStyle w:val="a5"/>
        <w:numPr>
          <w:ilvl w:val="0"/>
          <w:numId w:val="11"/>
        </w:numPr>
        <w:ind w:left="993" w:hanging="284"/>
      </w:pPr>
      <w:r>
        <w:t>б</w:t>
      </w:r>
      <w:r w:rsidR="003F7D9F" w:rsidRPr="003F7D9F">
        <w:t>езпомилкові арифметичні розрахунки;</w:t>
      </w:r>
    </w:p>
    <w:p w:rsidR="003F7D9F" w:rsidRDefault="00E77686" w:rsidP="00FE4A66">
      <w:pPr>
        <w:pStyle w:val="a5"/>
        <w:numPr>
          <w:ilvl w:val="0"/>
          <w:numId w:val="11"/>
        </w:numPr>
        <w:ind w:left="993" w:hanging="284"/>
      </w:pPr>
      <w:r>
        <w:t>з</w:t>
      </w:r>
      <w:r w:rsidR="003F7D9F" w:rsidRPr="003F7D9F">
        <w:t>абезпечення підготовки , заповнення,  роздруківки первинни</w:t>
      </w:r>
      <w:r>
        <w:t>х і звітних документів</w:t>
      </w:r>
      <w:r w:rsidR="003F7D9F" w:rsidRPr="003F7D9F">
        <w:t>;</w:t>
      </w:r>
    </w:p>
    <w:p w:rsidR="00BE1924" w:rsidRPr="003F7D9F" w:rsidRDefault="00E77686" w:rsidP="00FE4A66">
      <w:pPr>
        <w:pStyle w:val="a5"/>
        <w:numPr>
          <w:ilvl w:val="0"/>
          <w:numId w:val="11"/>
        </w:numPr>
        <w:ind w:left="993" w:hanging="284"/>
      </w:pPr>
      <w:r>
        <w:t>п</w:t>
      </w:r>
      <w:r w:rsidR="00BE1924" w:rsidRPr="00BE1924">
        <w:t>олегшення доступу до бази даних товарів для п</w:t>
      </w:r>
      <w:r>
        <w:t>рийняття рішення, щодо замовлення</w:t>
      </w:r>
      <w:r w:rsidR="00BE1924" w:rsidRPr="00BE1924">
        <w:t>;</w:t>
      </w:r>
    </w:p>
    <w:p w:rsidR="003F7D9F" w:rsidRPr="003F7D9F" w:rsidRDefault="00FF4C56" w:rsidP="00FE4A66">
      <w:pPr>
        <w:pStyle w:val="a5"/>
        <w:numPr>
          <w:ilvl w:val="0"/>
          <w:numId w:val="11"/>
        </w:numPr>
        <w:ind w:left="993" w:hanging="284"/>
      </w:pPr>
      <w:r>
        <w:t>с</w:t>
      </w:r>
      <w:r w:rsidR="00345643" w:rsidRPr="00345643">
        <w:t xml:space="preserve">прощення та прискорення обробки </w:t>
      </w:r>
      <w:r w:rsidR="006D788A">
        <w:t>даних</w:t>
      </w:r>
    </w:p>
    <w:p w:rsidR="003F7D9F" w:rsidRPr="003F7D9F" w:rsidRDefault="00520516" w:rsidP="00E626E9">
      <w:pPr>
        <w:pStyle w:val="a5"/>
        <w:numPr>
          <w:ilvl w:val="0"/>
          <w:numId w:val="11"/>
        </w:numPr>
        <w:ind w:left="993" w:hanging="284"/>
      </w:pPr>
      <w:r>
        <w:rPr>
          <w:lang w:val="ru-RU"/>
        </w:rPr>
        <w:lastRenderedPageBreak/>
        <w:t>з</w:t>
      </w:r>
      <w:r w:rsidR="003F7D9F" w:rsidRPr="003F7D9F">
        <w:t xml:space="preserve">абезпечення звертання до даних і звітів за </w:t>
      </w:r>
      <w:proofErr w:type="gramStart"/>
      <w:r w:rsidR="003F7D9F" w:rsidRPr="003F7D9F">
        <w:t>минул</w:t>
      </w:r>
      <w:proofErr w:type="gramEnd"/>
      <w:r w:rsidR="003F7D9F" w:rsidRPr="003F7D9F">
        <w:t>і періоди (вести архів).</w:t>
      </w:r>
    </w:p>
    <w:p w:rsidR="003F7D9F" w:rsidRPr="003F7D9F" w:rsidRDefault="00345643" w:rsidP="003F7D9F">
      <w:pPr>
        <w:spacing w:after="200"/>
        <w:rPr>
          <w:rFonts w:cs="Times New Roman"/>
          <w:szCs w:val="28"/>
        </w:rPr>
      </w:pPr>
      <w:r>
        <w:rPr>
          <w:rFonts w:cs="Times New Roman"/>
          <w:szCs w:val="28"/>
        </w:rPr>
        <w:t>На підприємстві</w:t>
      </w:r>
      <w:r w:rsidR="003F7D9F" w:rsidRPr="003F7D9F">
        <w:rPr>
          <w:rFonts w:cs="Times New Roman"/>
          <w:szCs w:val="28"/>
        </w:rPr>
        <w:t xml:space="preserve"> інформаційна система дає можливість уникати ручної технічної праці при </w:t>
      </w:r>
      <w:r>
        <w:rPr>
          <w:rFonts w:cs="Times New Roman"/>
          <w:szCs w:val="28"/>
        </w:rPr>
        <w:t>оформленні ремонту, обстеження чи продажу</w:t>
      </w:r>
      <w:r w:rsidRPr="00345643">
        <w:rPr>
          <w:rFonts w:cs="Times New Roman"/>
          <w:szCs w:val="28"/>
        </w:rPr>
        <w:t>/</w:t>
      </w:r>
      <w:r>
        <w:rPr>
          <w:rFonts w:cs="Times New Roman"/>
          <w:szCs w:val="28"/>
        </w:rPr>
        <w:t>купівлі запчастин</w:t>
      </w:r>
      <w:r w:rsidR="003F7D9F" w:rsidRPr="003F7D9F">
        <w:rPr>
          <w:rFonts w:cs="Times New Roman"/>
          <w:szCs w:val="28"/>
        </w:rPr>
        <w:t>, та швидкого доступу до залишків товарів</w:t>
      </w:r>
      <w:r>
        <w:rPr>
          <w:rFonts w:cs="Times New Roman"/>
          <w:szCs w:val="28"/>
        </w:rPr>
        <w:t xml:space="preserve"> та перевірки стану виконання роботи. Подання статистики підприємства</w:t>
      </w:r>
      <w:r w:rsidR="003F7D9F" w:rsidRPr="003F7D9F">
        <w:rPr>
          <w:rFonts w:cs="Times New Roman"/>
          <w:szCs w:val="28"/>
        </w:rPr>
        <w:t xml:space="preserve"> в електронному вигляді теж являється перевагою інформаційної системи .</w:t>
      </w:r>
    </w:p>
    <w:p w:rsidR="003F7D9F" w:rsidRPr="003F7D9F" w:rsidRDefault="003F7D9F" w:rsidP="003F7D9F">
      <w:pPr>
        <w:spacing w:after="200"/>
        <w:rPr>
          <w:rFonts w:cs="Times New Roman"/>
          <w:szCs w:val="28"/>
        </w:rPr>
      </w:pPr>
      <w:r w:rsidRPr="003F7D9F">
        <w:rPr>
          <w:rFonts w:cs="Times New Roman"/>
          <w:szCs w:val="28"/>
        </w:rPr>
        <w:t xml:space="preserve">Для того щоб забезпечити зазначені можливості, інформаційна система повинна мати єдину базу даних по поточному стану бухгалтерського обліку на підприємстві </w:t>
      </w:r>
      <w:r w:rsidR="00CC208F">
        <w:rPr>
          <w:rFonts w:cs="Times New Roman"/>
          <w:szCs w:val="28"/>
        </w:rPr>
        <w:t xml:space="preserve">та </w:t>
      </w:r>
      <w:r w:rsidR="00CC208F" w:rsidRPr="00CC208F">
        <w:rPr>
          <w:rFonts w:cs="Times New Roman"/>
          <w:szCs w:val="28"/>
        </w:rPr>
        <w:t>запчастин</w:t>
      </w:r>
      <w:r w:rsidRPr="003F7D9F">
        <w:rPr>
          <w:rFonts w:cs="Times New Roman"/>
          <w:szCs w:val="28"/>
        </w:rPr>
        <w:t>, будь-які відомості з яких можуть бути легко отримані по запиті користувача. У залежності від особливостей обліку на підприємстві бази даних можуть мати різну структуру, але в обов</w:t>
      </w:r>
      <w:r w:rsidR="005654D1">
        <w:rPr>
          <w:rFonts w:cs="Times New Roman"/>
          <w:szCs w:val="28"/>
        </w:rPr>
        <w:t>`</w:t>
      </w:r>
      <w:r w:rsidRPr="003F7D9F">
        <w:rPr>
          <w:rFonts w:cs="Times New Roman"/>
          <w:szCs w:val="28"/>
        </w:rPr>
        <w:t xml:space="preserve">язковому порядку повинні відповідати структурі прийнятого плану рахунків, що задає основні параметри настроювання системи на конкретну облікову діяльність . </w:t>
      </w:r>
    </w:p>
    <w:p w:rsidR="00345643" w:rsidRDefault="003F7D9F" w:rsidP="003F7D9F">
      <w:pPr>
        <w:spacing w:after="200"/>
        <w:rPr>
          <w:rFonts w:cs="Times New Roman"/>
          <w:szCs w:val="28"/>
        </w:rPr>
      </w:pPr>
      <w:r w:rsidRPr="003F7D9F">
        <w:rPr>
          <w:rFonts w:cs="Times New Roman"/>
          <w:szCs w:val="28"/>
        </w:rPr>
        <w:t>Надійність інформаційної системи в комп</w:t>
      </w:r>
      <w:r w:rsidR="005654D1">
        <w:rPr>
          <w:rFonts w:cs="Times New Roman"/>
          <w:szCs w:val="28"/>
        </w:rPr>
        <w:t>`</w:t>
      </w:r>
      <w:r w:rsidRPr="003F7D9F">
        <w:rPr>
          <w:rFonts w:cs="Times New Roman"/>
          <w:szCs w:val="28"/>
        </w:rPr>
        <w:t>ютерному плані означає захищеність її від випадкових збоїв і в деяких випадках від навмисного псування даних. Як відомо, сучасні персональні комп</w:t>
      </w:r>
      <w:r w:rsidR="005654D1">
        <w:rPr>
          <w:rFonts w:cs="Times New Roman"/>
          <w:szCs w:val="28"/>
        </w:rPr>
        <w:t>`</w:t>
      </w:r>
      <w:r w:rsidRPr="003F7D9F">
        <w:rPr>
          <w:rFonts w:cs="Times New Roman"/>
          <w:szCs w:val="28"/>
        </w:rPr>
        <w:t xml:space="preserve">ютери є досить відкритими, тому не можна вірогідно гарантувати захист чисто на фізичному рівні. Важливо, щоб після збою зруйновану базу даних можна було легко відновити, а роботу системи відновити в найкоротший термін. </w:t>
      </w:r>
    </w:p>
    <w:p w:rsidR="003F7D9F" w:rsidRDefault="003F7D9F" w:rsidP="00B36F22">
      <w:r w:rsidRPr="003F7D9F">
        <w:t>Підприємство створює інформаційну систему, щоб стати більш ефективним й зберігати гроші. На підприємстві з економічної точки зору інформаційна система може розглядатися як засіб, який може</w:t>
      </w:r>
      <w:r w:rsidR="00ED3A31">
        <w:t xml:space="preserve"> вільно замінювати робочу силу.</w:t>
      </w:r>
    </w:p>
    <w:p w:rsidR="003F7D9F" w:rsidRPr="003F7D9F" w:rsidRDefault="003F7D9F" w:rsidP="003F7D9F">
      <w:pPr>
        <w:spacing w:after="200"/>
        <w:rPr>
          <w:rFonts w:cs="Times New Roman"/>
          <w:szCs w:val="28"/>
        </w:rPr>
      </w:pPr>
      <w:r w:rsidRPr="003F7D9F">
        <w:rPr>
          <w:rFonts w:cs="Times New Roman"/>
          <w:szCs w:val="28"/>
        </w:rPr>
        <w:t xml:space="preserve">Сучасна технологія передачі даних </w:t>
      </w:r>
      <w:r w:rsidR="00ED3A31">
        <w:rPr>
          <w:rFonts w:cs="Times New Roman"/>
          <w:szCs w:val="28"/>
        </w:rPr>
        <w:t>дозволяє</w:t>
      </w:r>
      <w:r w:rsidRPr="003F7D9F">
        <w:rPr>
          <w:rFonts w:cs="Times New Roman"/>
          <w:szCs w:val="28"/>
        </w:rPr>
        <w:t xml:space="preserve"> </w:t>
      </w:r>
      <w:r w:rsidR="00ED3A31">
        <w:rPr>
          <w:rFonts w:cs="Times New Roman"/>
          <w:szCs w:val="28"/>
        </w:rPr>
        <w:t>організовувати</w:t>
      </w:r>
      <w:r w:rsidRPr="003F7D9F">
        <w:rPr>
          <w:rFonts w:cs="Times New Roman"/>
          <w:szCs w:val="28"/>
        </w:rPr>
        <w:t xml:space="preserve"> роботу більш гнучк</w:t>
      </w:r>
      <w:r w:rsidR="00ED3A31">
        <w:rPr>
          <w:rFonts w:cs="Times New Roman"/>
          <w:szCs w:val="28"/>
        </w:rPr>
        <w:t>ими способами, підвищуючи здатні</w:t>
      </w:r>
      <w:r w:rsidRPr="003F7D9F">
        <w:rPr>
          <w:rFonts w:cs="Times New Roman"/>
          <w:szCs w:val="28"/>
        </w:rPr>
        <w:t>сть реагувати на зміни в ринку. Інформаційна система надає підприємству додатк</w:t>
      </w:r>
      <w:r w:rsidR="00ED3A31">
        <w:rPr>
          <w:rFonts w:cs="Times New Roman"/>
          <w:szCs w:val="28"/>
        </w:rPr>
        <w:t>ову гнучкість</w:t>
      </w:r>
      <w:r w:rsidRPr="003F7D9F">
        <w:rPr>
          <w:rFonts w:cs="Times New Roman"/>
          <w:szCs w:val="28"/>
        </w:rPr>
        <w:t xml:space="preserve">. </w:t>
      </w:r>
    </w:p>
    <w:p w:rsidR="008E1034" w:rsidRPr="007C474D" w:rsidRDefault="003F7D9F" w:rsidP="008E1034">
      <w:r w:rsidRPr="003F7D9F">
        <w:lastRenderedPageBreak/>
        <w:t>Таким чином, впровадження системи управління на підприємстві створить передумови для якісного поліпшення процесу управлінського планування й контролю діяльності з боку керівництва.</w:t>
      </w:r>
      <w:r w:rsidR="008E1034" w:rsidRPr="007C474D">
        <w:t xml:space="preserve"> </w:t>
      </w:r>
    </w:p>
    <w:p w:rsidR="008E1034" w:rsidRPr="005F4115" w:rsidRDefault="008E1034" w:rsidP="008E1034">
      <w:r w:rsidRPr="005F4115">
        <w:t>Також клієнт через впровадження на підприємстві автоматизованої інфо</w:t>
      </w:r>
      <w:r w:rsidR="00DC0576">
        <w:t>р</w:t>
      </w:r>
      <w:r w:rsidRPr="005F4115">
        <w:t xml:space="preserve">маційної системи зможе отримати більш зручніше та якісне обслуговування, що в свою чергу дозволить з економити його час та нерви </w:t>
      </w:r>
      <w:r w:rsidR="005F4115">
        <w:t>під час</w:t>
      </w:r>
      <w:r w:rsidRPr="005F4115">
        <w:t xml:space="preserve"> ремонту св</w:t>
      </w:r>
      <w:r w:rsidR="005F4115">
        <w:t>ого</w:t>
      </w:r>
      <w:r w:rsidRPr="005F4115">
        <w:t xml:space="preserve"> мобільн</w:t>
      </w:r>
      <w:r w:rsidR="00DC0576">
        <w:t>ого пристрою</w:t>
      </w:r>
      <w:r w:rsidRPr="005F4115">
        <w:t>.</w:t>
      </w:r>
    </w:p>
    <w:p w:rsidR="00ED3A31" w:rsidRPr="001825CF" w:rsidRDefault="00ED3A31" w:rsidP="003F7D9F">
      <w:pPr>
        <w:spacing w:after="200"/>
        <w:rPr>
          <w:lang w:val="ru-RU"/>
          <w:rPrChange w:id="18" w:author="Roksolana" w:date="2017-06-06T02:39:00Z">
            <w:rPr>
              <w:rFonts w:cs="Times New Roman"/>
              <w:szCs w:val="28"/>
            </w:rPr>
          </w:rPrChange>
        </w:rPr>
      </w:pPr>
      <w:r>
        <w:rPr>
          <w:rFonts w:cs="Times New Roman"/>
          <w:szCs w:val="28"/>
        </w:rPr>
        <w:t>Дана інформаційна система повинна підтримувати три типи користувачів:</w:t>
      </w:r>
    </w:p>
    <w:p w:rsidR="00ED3A31" w:rsidRDefault="00ED3A31" w:rsidP="00992743">
      <w:pPr>
        <w:pStyle w:val="a5"/>
        <w:numPr>
          <w:ilvl w:val="0"/>
          <w:numId w:val="12"/>
        </w:numPr>
        <w:ind w:left="993" w:hanging="284"/>
      </w:pPr>
      <w:r>
        <w:t>Адміністратор</w:t>
      </w:r>
    </w:p>
    <w:p w:rsidR="00ED3A31" w:rsidRDefault="00ED3A31" w:rsidP="00992743">
      <w:pPr>
        <w:pStyle w:val="a5"/>
        <w:numPr>
          <w:ilvl w:val="0"/>
          <w:numId w:val="12"/>
        </w:numPr>
        <w:ind w:left="993" w:hanging="284"/>
      </w:pPr>
      <w:r>
        <w:t>Робітник</w:t>
      </w:r>
    </w:p>
    <w:p w:rsidR="00ED3A31" w:rsidRDefault="00ED3A31" w:rsidP="00992743">
      <w:pPr>
        <w:pStyle w:val="a5"/>
        <w:numPr>
          <w:ilvl w:val="0"/>
          <w:numId w:val="12"/>
        </w:numPr>
        <w:ind w:left="993" w:hanging="284"/>
      </w:pPr>
      <w:r>
        <w:t>Оператор</w:t>
      </w:r>
    </w:p>
    <w:p w:rsidR="00581B41" w:rsidRDefault="00581B41" w:rsidP="00581B41">
      <w:r>
        <w:t>Адміністратор - це користувач, що має найбільше прав вданій системі він може додавати нових робітників чи операторів і отримувати статистику про роботу підприємства.</w:t>
      </w:r>
    </w:p>
    <w:p w:rsidR="00581B41" w:rsidRDefault="00A56AA2" w:rsidP="00581B41">
      <w:r>
        <w:t>Оператор – це користувач, що безпосередньо взаємодіє з клієнтами та приймає замовлення.</w:t>
      </w:r>
    </w:p>
    <w:p w:rsidR="00A56AA2" w:rsidRDefault="00A56AA2" w:rsidP="00581B41">
      <w:r>
        <w:t>Робітник – це користувач, що займається ремонтом пристроїв та за допомогою інформаційної системи оперативно повідомляє про  його стан.</w:t>
      </w:r>
    </w:p>
    <w:p w:rsidR="00F20A8F" w:rsidRDefault="00F20A8F" w:rsidP="006E2EE4">
      <w:pPr>
        <w:pStyle w:val="2"/>
      </w:pPr>
      <w:bookmarkStart w:id="19" w:name="_Toc484476826"/>
      <w:bookmarkStart w:id="20" w:name="_Toc484480114"/>
      <w:r>
        <w:t>Опис підприємства «СервісФон».</w:t>
      </w:r>
      <w:bookmarkEnd w:id="19"/>
      <w:bookmarkEnd w:id="20"/>
    </w:p>
    <w:p w:rsidR="00F20A8F" w:rsidRDefault="00F20A8F" w:rsidP="00F20A8F">
      <w:pPr>
        <w:rPr>
          <w:lang w:val="ru-RU"/>
        </w:rPr>
      </w:pPr>
      <w:r>
        <w:rPr>
          <w:lang w:val="ru-RU"/>
        </w:rPr>
        <w:t xml:space="preserve">СервісФон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ідприємство, що займається ремонтом мобільних телефонів та планшетів, як на гарантійній основі так і за кошти клієнтів, та продажем запасних частин.</w:t>
      </w:r>
      <w:r w:rsidR="00C24DF7">
        <w:rPr>
          <w:lang w:val="ru-RU"/>
        </w:rPr>
        <w:t xml:space="preserve"> </w:t>
      </w:r>
      <w:r w:rsidR="00FB5984">
        <w:rPr>
          <w:lang w:val="ru-RU"/>
        </w:rPr>
        <w:t>Структура</w:t>
      </w:r>
      <w:r w:rsidR="00C24DF7">
        <w:rPr>
          <w:lang w:val="ru-RU"/>
        </w:rPr>
        <w:t xml:space="preserve"> </w:t>
      </w:r>
      <w:proofErr w:type="gramStart"/>
      <w:r w:rsidR="00C24DF7">
        <w:rPr>
          <w:lang w:val="ru-RU"/>
        </w:rPr>
        <w:t>п</w:t>
      </w:r>
      <w:proofErr w:type="gramEnd"/>
      <w:r w:rsidR="00C24DF7">
        <w:rPr>
          <w:lang w:val="ru-RU"/>
        </w:rPr>
        <w:t>ідприємства зображена на рис1.1.</w:t>
      </w:r>
    </w:p>
    <w:p w:rsidR="00E626E9" w:rsidRDefault="00E626E9" w:rsidP="00E626E9">
      <w:pPr>
        <w:rPr>
          <w:lang w:val="ru-RU"/>
        </w:rPr>
      </w:pPr>
      <w:r>
        <w:rPr>
          <w:lang w:val="ru-RU"/>
        </w:rPr>
        <w:t xml:space="preserve">Дане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ідприємство складається з 3-х основних відділень:</w:t>
      </w:r>
    </w:p>
    <w:p w:rsidR="00E626E9" w:rsidRDefault="00E626E9" w:rsidP="00E626E9">
      <w:pPr>
        <w:pStyle w:val="a5"/>
        <w:numPr>
          <w:ilvl w:val="0"/>
          <w:numId w:val="8"/>
        </w:numPr>
        <w:ind w:left="993" w:hanging="284"/>
        <w:rPr>
          <w:lang w:val="ru-RU"/>
        </w:rPr>
      </w:pPr>
      <w:r>
        <w:rPr>
          <w:lang w:val="ru-RU"/>
        </w:rPr>
        <w:t>Відділення роботи з клієнтом</w:t>
      </w:r>
    </w:p>
    <w:p w:rsidR="00E626E9" w:rsidRDefault="00E626E9" w:rsidP="00E626E9">
      <w:pPr>
        <w:pStyle w:val="a5"/>
        <w:numPr>
          <w:ilvl w:val="0"/>
          <w:numId w:val="8"/>
        </w:numPr>
        <w:ind w:left="993" w:hanging="284"/>
        <w:rPr>
          <w:lang w:val="ru-RU"/>
        </w:rPr>
      </w:pPr>
      <w:r>
        <w:rPr>
          <w:lang w:val="ru-RU"/>
        </w:rPr>
        <w:t>Віділення проведення ремонту</w:t>
      </w:r>
    </w:p>
    <w:p w:rsidR="00E626E9" w:rsidRDefault="00E626E9" w:rsidP="00E626E9">
      <w:pPr>
        <w:pStyle w:val="a5"/>
        <w:numPr>
          <w:ilvl w:val="0"/>
          <w:numId w:val="8"/>
        </w:numPr>
        <w:ind w:left="993" w:hanging="284"/>
        <w:rPr>
          <w:lang w:val="ru-RU"/>
        </w:rPr>
      </w:pPr>
      <w:r>
        <w:rPr>
          <w:lang w:val="ru-RU"/>
        </w:rPr>
        <w:t>Склад запчаснин</w:t>
      </w:r>
    </w:p>
    <w:p w:rsidR="00E626E9" w:rsidRDefault="00E626E9" w:rsidP="00F20A8F">
      <w:pPr>
        <w:rPr>
          <w:lang w:val="ru-RU"/>
        </w:rPr>
      </w:pPr>
    </w:p>
    <w:p w:rsidR="00F20A8F" w:rsidRDefault="00F20A8F" w:rsidP="00F20A8F">
      <w:pPr>
        <w:ind w:firstLine="0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5F06D913" wp14:editId="24C29621">
            <wp:extent cx="5940425" cy="23698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підприємства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8F" w:rsidRDefault="00B36F22" w:rsidP="00F20A8F">
      <w:pPr>
        <w:ind w:firstLine="0"/>
        <w:jc w:val="center"/>
        <w:rPr>
          <w:lang w:val="ru-RU"/>
        </w:rPr>
      </w:pPr>
      <w:r>
        <w:rPr>
          <w:lang w:val="ru-RU"/>
        </w:rPr>
        <w:t>Рис</w:t>
      </w:r>
      <w:r w:rsidR="00D56489">
        <w:rPr>
          <w:lang w:val="ru-RU"/>
        </w:rPr>
        <w:t>.1.</w:t>
      </w:r>
      <w:r w:rsidR="00D56489" w:rsidRPr="00D56489">
        <w:rPr>
          <w:lang w:val="ru-RU"/>
        </w:rPr>
        <w:t>1.</w:t>
      </w:r>
      <w:r w:rsidR="00F20A8F">
        <w:rPr>
          <w:lang w:val="ru-RU"/>
        </w:rPr>
        <w:t xml:space="preserve"> </w:t>
      </w:r>
      <w:r w:rsidR="00D56489" w:rsidRPr="00D56489">
        <w:rPr>
          <w:lang w:val="ru-RU"/>
        </w:rPr>
        <w:t>(</w:t>
      </w:r>
      <w:r w:rsidR="00F20A8F">
        <w:rPr>
          <w:lang w:val="ru-RU"/>
        </w:rPr>
        <w:t xml:space="preserve">Структура </w:t>
      </w:r>
      <w:proofErr w:type="gramStart"/>
      <w:r w:rsidR="00F20A8F">
        <w:rPr>
          <w:lang w:val="ru-RU"/>
        </w:rPr>
        <w:t>п</w:t>
      </w:r>
      <w:proofErr w:type="gramEnd"/>
      <w:r w:rsidR="00F20A8F">
        <w:rPr>
          <w:lang w:val="ru-RU"/>
        </w:rPr>
        <w:t>ідприємства</w:t>
      </w:r>
      <w:r w:rsidR="00D56489">
        <w:rPr>
          <w:lang w:val="ru-RU"/>
        </w:rPr>
        <w:t xml:space="preserve"> «</w:t>
      </w:r>
      <w:r w:rsidR="00D56489">
        <w:t>СервісФон</w:t>
      </w:r>
      <w:r w:rsidR="00D56489">
        <w:rPr>
          <w:lang w:val="ru-RU"/>
        </w:rPr>
        <w:t>»</w:t>
      </w:r>
      <w:r w:rsidR="00D56489" w:rsidRPr="00D56489">
        <w:rPr>
          <w:lang w:val="ru-RU"/>
        </w:rPr>
        <w:t>)</w:t>
      </w:r>
    </w:p>
    <w:p w:rsidR="00E626E9" w:rsidRPr="00D56489" w:rsidRDefault="00E626E9" w:rsidP="00F20A8F">
      <w:pPr>
        <w:ind w:firstLine="0"/>
        <w:jc w:val="center"/>
        <w:rPr>
          <w:lang w:val="ru-RU"/>
        </w:rPr>
      </w:pPr>
    </w:p>
    <w:p w:rsidR="00C452D4" w:rsidRDefault="00F20A8F" w:rsidP="00F20A8F">
      <w:r>
        <w:rPr>
          <w:lang w:val="ru-RU"/>
        </w:rPr>
        <w:t xml:space="preserve">Також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ідприємство містить відділ кадрів, що займається набором професійних робітників та менеджерів для спілкування з клієнтами. Для </w:t>
      </w:r>
      <w:r>
        <w:t xml:space="preserve">здійснення бухгалтерського </w:t>
      </w:r>
      <w:proofErr w:type="gramStart"/>
      <w:r>
        <w:t>обл</w:t>
      </w:r>
      <w:proofErr w:type="gramEnd"/>
      <w:r>
        <w:t>іку господарської діяльності на підприємстві є окреме відділення бухгалтерія, яка тісно співпрацює з відділом матеріально-технічного постачання та відділом ремонту.</w:t>
      </w:r>
      <w:r w:rsidRPr="00F123C5">
        <w:t xml:space="preserve"> Бухгалтерія отримує від них необхідні для обліку і контролю документи і надає їм обліково-економічну інформацію.</w:t>
      </w:r>
      <w:r w:rsidR="00C452D4">
        <w:br w:type="page"/>
      </w:r>
    </w:p>
    <w:p w:rsidR="00C452D4" w:rsidRPr="00886CD2" w:rsidRDefault="00C452D4" w:rsidP="006E2EE4">
      <w:pPr>
        <w:pStyle w:val="2"/>
        <w:rPr>
          <w:lang w:val="ru-RU"/>
        </w:rPr>
      </w:pPr>
      <w:bookmarkStart w:id="21" w:name="_Toc484476827"/>
      <w:bookmarkStart w:id="22" w:name="_Toc484480115"/>
      <w:r w:rsidRPr="00886CD2">
        <w:rPr>
          <w:lang w:val="ru-RU"/>
        </w:rPr>
        <w:lastRenderedPageBreak/>
        <w:t>Інструментальні засоби розробки автоматизованої інформаційної системи</w:t>
      </w:r>
      <w:bookmarkEnd w:id="21"/>
      <w:bookmarkEnd w:id="22"/>
    </w:p>
    <w:p w:rsidR="00BE7AC9" w:rsidRPr="005654D1" w:rsidRDefault="00430711" w:rsidP="00456E2C">
      <w:pPr>
        <w:pStyle w:val="3"/>
        <w:jc w:val="left"/>
        <w:rPr>
          <w:lang w:val="ru-RU"/>
        </w:rPr>
      </w:pPr>
      <w:bookmarkStart w:id="23" w:name="_Toc484476828"/>
      <w:bookmarkStart w:id="24" w:name="_Toc484480116"/>
      <w:r>
        <w:t>Комп</w:t>
      </w:r>
      <w:r w:rsidR="005654D1" w:rsidRPr="005654D1">
        <w:rPr>
          <w:lang w:val="ru-RU"/>
        </w:rPr>
        <w:t>`</w:t>
      </w:r>
      <w:r>
        <w:t>ютерна платформа .</w:t>
      </w:r>
      <w:r>
        <w:rPr>
          <w:lang w:val="en-US"/>
        </w:rPr>
        <w:t>Net</w:t>
      </w:r>
      <w:r w:rsidRPr="005654D1">
        <w:rPr>
          <w:lang w:val="ru-RU"/>
        </w:rPr>
        <w:t xml:space="preserve"> </w:t>
      </w:r>
      <w:r>
        <w:rPr>
          <w:lang w:val="en-US"/>
        </w:rPr>
        <w:t>Framework</w:t>
      </w:r>
      <w:bookmarkEnd w:id="23"/>
      <w:bookmarkEnd w:id="24"/>
    </w:p>
    <w:p w:rsidR="00430711" w:rsidRPr="00430711" w:rsidRDefault="00430711" w:rsidP="00430711">
      <w:pPr>
        <w:rPr>
          <w:lang w:val="ru-RU"/>
        </w:rPr>
      </w:pPr>
      <w:r w:rsidRPr="00430711">
        <w:rPr>
          <w:lang w:val="ru-RU"/>
        </w:rPr>
        <w:t>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- це платформа програмування. Взагалі, комп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ю</w:t>
      </w:r>
      <w:proofErr w:type="gramEnd"/>
      <w:r w:rsidRPr="00430711">
        <w:rPr>
          <w:lang w:val="ru-RU"/>
        </w:rPr>
        <w:t>т</w:t>
      </w:r>
      <w:r>
        <w:rPr>
          <w:lang w:val="ru-RU"/>
        </w:rPr>
        <w:t xml:space="preserve">ерна платформа - це апаратний </w:t>
      </w:r>
      <w:r w:rsidRPr="00430711">
        <w:rPr>
          <w:lang w:val="ru-RU"/>
        </w:rPr>
        <w:t>або програмний комплекс, що служить основою для різних обчислювальних систем. Прикладом платформи програмування може бути операційна система комп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ю</w:t>
      </w:r>
      <w:proofErr w:type="gramEnd"/>
      <w:r w:rsidRPr="00430711">
        <w:rPr>
          <w:lang w:val="ru-RU"/>
        </w:rPr>
        <w:t xml:space="preserve">тера. Алгоритмічна мова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 якраз і </w:t>
      </w:r>
      <w:proofErr w:type="gramStart"/>
      <w:r w:rsidRPr="00430711">
        <w:rPr>
          <w:lang w:val="ru-RU"/>
        </w:rPr>
        <w:t>створена</w:t>
      </w:r>
      <w:proofErr w:type="gramEnd"/>
      <w:r w:rsidRPr="00430711">
        <w:rPr>
          <w:lang w:val="ru-RU"/>
        </w:rPr>
        <w:t xml:space="preserve"> для роботи на платформі .</w:t>
      </w:r>
      <w:r w:rsidRPr="00430711">
        <w:rPr>
          <w:lang w:val="en-US"/>
        </w:rPr>
        <w:t>NET</w:t>
      </w:r>
      <w:r w:rsidRPr="00430711">
        <w:rPr>
          <w:lang w:val="ru-RU"/>
        </w:rPr>
        <w:t>.</w:t>
      </w:r>
    </w:p>
    <w:p w:rsidR="00430711" w:rsidRPr="00122B7B" w:rsidRDefault="00430711" w:rsidP="00430711">
      <w:pPr>
        <w:rPr>
          <w:lang w:val="ru-RU"/>
        </w:rPr>
      </w:pPr>
      <w:r w:rsidRPr="00430711">
        <w:rPr>
          <w:lang w:val="ru-RU"/>
        </w:rPr>
        <w:t xml:space="preserve">Розробка програмного забезпечення (ПЗ) на платформах операційних систем (ОС) сімейства </w:t>
      </w:r>
      <w:r w:rsidRPr="00430711">
        <w:rPr>
          <w:lang w:val="en-US"/>
        </w:rPr>
        <w:t>Windows</w:t>
      </w:r>
      <w:r w:rsidRPr="00430711">
        <w:rPr>
          <w:lang w:val="ru-RU"/>
        </w:rPr>
        <w:t xml:space="preserve"> </w:t>
      </w:r>
      <w:proofErr w:type="gramStart"/>
      <w:r w:rsidRPr="00430711">
        <w:rPr>
          <w:lang w:val="ru-RU"/>
        </w:rPr>
        <w:t>мала</w:t>
      </w:r>
      <w:proofErr w:type="gramEnd"/>
      <w:r w:rsidRPr="00430711">
        <w:rPr>
          <w:lang w:val="ru-RU"/>
        </w:rPr>
        <w:t xml:space="preserve"> на меті використання мови програмування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у поєднанні із спеціальними засобами ОС </w:t>
      </w:r>
      <w:r w:rsidRPr="00430711">
        <w:rPr>
          <w:lang w:val="en-US"/>
        </w:rPr>
        <w:t>Windows</w:t>
      </w:r>
      <w:r w:rsidRPr="00430711">
        <w:rPr>
          <w:lang w:val="ru-RU"/>
        </w:rPr>
        <w:t xml:space="preserve">, які називаються скорочено </w:t>
      </w:r>
      <w:r w:rsidRPr="00430711">
        <w:rPr>
          <w:lang w:val="en-US"/>
        </w:rPr>
        <w:t>API</w:t>
      </w:r>
      <w:r w:rsidRPr="00430711">
        <w:rPr>
          <w:lang w:val="ru-RU"/>
        </w:rPr>
        <w:t xml:space="preserve">. Це абревіатура від </w:t>
      </w:r>
      <w:r w:rsidRPr="00430711">
        <w:rPr>
          <w:lang w:val="en-US"/>
        </w:rPr>
        <w:t>Application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Programming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Interface</w:t>
      </w:r>
      <w:r w:rsidRPr="00430711">
        <w:rPr>
          <w:lang w:val="ru-RU"/>
        </w:rPr>
        <w:t xml:space="preserve"> - інтерфейс прикладного програмування. У цьому інтерфейсі зосереджені </w:t>
      </w:r>
      <w:proofErr w:type="gramStart"/>
      <w:r w:rsidRPr="00430711">
        <w:rPr>
          <w:lang w:val="ru-RU"/>
        </w:rPr>
        <w:t>велик</w:t>
      </w:r>
      <w:proofErr w:type="gramEnd"/>
      <w:r w:rsidRPr="00430711">
        <w:rPr>
          <w:lang w:val="ru-RU"/>
        </w:rPr>
        <w:t xml:space="preserve">і програмні структури, що дозволяють шляхом їх налаштування на конкретне застосування автоматизувати процес трудомісткого програмування на С. </w:t>
      </w:r>
    </w:p>
    <w:p w:rsidR="00FF09D7" w:rsidRDefault="00430711" w:rsidP="00430711">
      <w:pPr>
        <w:rPr>
          <w:lang w:val="ru-RU"/>
        </w:rPr>
      </w:pPr>
      <w:r>
        <w:t>В</w:t>
      </w:r>
      <w:r w:rsidRPr="00430711">
        <w:rPr>
          <w:lang w:val="ru-RU"/>
        </w:rPr>
        <w:t xml:space="preserve">се заново створене зазвичай дуже недосконале і доробляється в процесі тривалої експлуатації. Потреба відійти від використання безпосередньо в програмуванні засобів </w:t>
      </w:r>
      <w:r w:rsidRPr="00430711">
        <w:rPr>
          <w:lang w:val="en-US"/>
        </w:rPr>
        <w:t>API</w:t>
      </w:r>
      <w:r w:rsidRPr="00430711">
        <w:rPr>
          <w:lang w:val="ru-RU"/>
        </w:rPr>
        <w:t xml:space="preserve"> привела до створення досконаліших систем програмування типу, наприклад, </w:t>
      </w:r>
      <w:r w:rsidRPr="00430711">
        <w:rPr>
          <w:lang w:val="en-US"/>
        </w:rPr>
        <w:t>Borland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++ </w:t>
      </w:r>
      <w:r w:rsidRPr="00430711">
        <w:rPr>
          <w:lang w:val="en-US"/>
        </w:rPr>
        <w:t>Builder</w:t>
      </w:r>
      <w:r w:rsidRPr="00430711">
        <w:rPr>
          <w:lang w:val="ru-RU"/>
        </w:rPr>
        <w:t xml:space="preserve">, які значно полегшили та зробили важку працю програміста витонченою. Проте життя не стоїть на місці, і мова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</w:t>
      </w:r>
      <w:proofErr w:type="gramStart"/>
      <w:r w:rsidRPr="00430711">
        <w:rPr>
          <w:lang w:val="ru-RU"/>
        </w:rPr>
        <w:t>на певному</w:t>
      </w:r>
      <w:proofErr w:type="gramEnd"/>
      <w:r w:rsidRPr="00430711">
        <w:rPr>
          <w:lang w:val="ru-RU"/>
        </w:rPr>
        <w:t xml:space="preserve"> етапі перестала забезпечувати потреби програмування. На горизонті з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>вилася концепція так званого об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єктно-орієнтованого програмування (ООП), яка дозволяла подивитися на сам процес створення програмного продукту зовсім з іншого боку, даючи програмісту ширші можливості для автоматизації його праці і створення </w:t>
      </w:r>
      <w:r w:rsidR="00FF09D7">
        <w:rPr>
          <w:lang w:val="ru-RU"/>
        </w:rPr>
        <w:t>якіснішої програмної продукції.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lastRenderedPageBreak/>
        <w:t>Основою ООП стали поняття класу та об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єкта. Розробники мови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 xml:space="preserve">ішли шляхом додавання до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структури "клас". Вийшла мова </w:t>
      </w:r>
      <w:r w:rsidRPr="00430711">
        <w:rPr>
          <w:lang w:val="en-US"/>
        </w:rPr>
        <w:t>C</w:t>
      </w:r>
      <w:r w:rsidRPr="00430711">
        <w:rPr>
          <w:lang w:val="ru-RU"/>
        </w:rPr>
        <w:t>++. Цей процес в</w:t>
      </w:r>
      <w:r w:rsidR="00FF09D7">
        <w:rPr>
          <w:lang w:val="ru-RU"/>
        </w:rPr>
        <w:t>иявився настільки непростим, що</w:t>
      </w:r>
      <w:r w:rsidRPr="00430711">
        <w:rPr>
          <w:lang w:val="ru-RU"/>
        </w:rPr>
        <w:t xml:space="preserve"> думаю, свого часу самі розробники дуже пошкодували, що прийняли саме таку концепцію бути на </w:t>
      </w:r>
      <w:proofErr w:type="gramStart"/>
      <w:r w:rsidRPr="00430711">
        <w:rPr>
          <w:lang w:val="ru-RU"/>
        </w:rPr>
        <w:t>р</w:t>
      </w:r>
      <w:proofErr w:type="gramEnd"/>
      <w:r w:rsidRPr="00430711">
        <w:rPr>
          <w:lang w:val="ru-RU"/>
        </w:rPr>
        <w:t>івні сучасних вимог до процесу створення програмного продукту. У гонитві за швидкістю обробки застосуваннями даних і за потрібною надійністю і безпекою роботи застосувань розробникам довелося організовувати два види пам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 xml:space="preserve">ті при обробці даних: некеровану (у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пам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яттю доводиться управляти вручну) і керовану (в </w:t>
      </w:r>
      <w:r w:rsidRPr="00430711">
        <w:rPr>
          <w:lang w:val="en-US"/>
        </w:rPr>
        <w:t>C</w:t>
      </w:r>
      <w:r w:rsidRPr="00430711">
        <w:rPr>
          <w:lang w:val="ru-RU"/>
        </w:rPr>
        <w:t>++ цю функцію бере на себе спеціальне середовище, так звана керована куча, тому управління пам</w:t>
      </w:r>
      <w:r w:rsidR="005654D1">
        <w:rPr>
          <w:lang w:val="ru-RU"/>
        </w:rPr>
        <w:t>`</w:t>
      </w:r>
      <w:r w:rsidRPr="00430711">
        <w:rPr>
          <w:lang w:val="ru-RU"/>
        </w:rPr>
        <w:t>яттю - автоматичне), організувати спеціальний і досить неприємний апарат покажчикі</w:t>
      </w:r>
      <w:proofErr w:type="gramStart"/>
      <w:r w:rsidRPr="00430711">
        <w:rPr>
          <w:lang w:val="ru-RU"/>
        </w:rPr>
        <w:t>в</w:t>
      </w:r>
      <w:proofErr w:type="gramEnd"/>
      <w:r w:rsidRPr="00430711">
        <w:rPr>
          <w:lang w:val="ru-RU"/>
        </w:rPr>
        <w:t xml:space="preserve">. 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 xml:space="preserve">Але ми </w:t>
      </w:r>
      <w:proofErr w:type="gramStart"/>
      <w:r w:rsidRPr="00430711">
        <w:rPr>
          <w:lang w:val="ru-RU"/>
        </w:rPr>
        <w:t>знаємо</w:t>
      </w:r>
      <w:proofErr w:type="gramEnd"/>
      <w:r w:rsidRPr="00430711">
        <w:rPr>
          <w:lang w:val="ru-RU"/>
        </w:rPr>
        <w:t>, що чим далі в ліс, тим більше дров. Розробникам довелося будувати апарат переходу між даними з керованої пам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 xml:space="preserve">ті в некеровану і навпаки. Легше було поховати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і створити наново іншу мову на новій концепції. Але розробники були зв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 xml:space="preserve">зані по руках: дуже багато програмного продукту на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вже працювало в світі, і поставити на ньому хрест означало підірвати виробничий процес багатьох підприємств та організацій. Тому доводилося не тільки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 xml:space="preserve">іклуватися про збереження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, але і дотримуватися сучасних вимог (створення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++), підтримувати сумісність старих програм при роботі в нових середовищах. Тобто потрібно було тягнути за собою хвости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в нову мову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++, які тільки заважали новій мові та ускладнювали процес розробки програм на цій мові. 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 xml:space="preserve">Врешті решт, мабуть, у розробників терпець увірвався, і вони створили нову мову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 xml:space="preserve">ід назвою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#, яка враховує нові віяння в програмуванні (ООП) і вільну від недоліків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++. Проте і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++ не виявилася покинутою з причини, відміченої раніше (сумісність і підтримка вже працюючих у світі програм). 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 xml:space="preserve">Якщо встановити безкоштовний продукт фірми </w:t>
      </w:r>
      <w:r w:rsidRPr="00430711">
        <w:rPr>
          <w:lang w:val="en-US"/>
        </w:rPr>
        <w:t>Microsoft</w:t>
      </w:r>
      <w:r w:rsidRPr="00430711">
        <w:rPr>
          <w:lang w:val="ru-RU"/>
        </w:rPr>
        <w:t xml:space="preserve">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4.0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Software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Development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Kit</w:t>
      </w:r>
      <w:r w:rsidRPr="00430711">
        <w:rPr>
          <w:lang w:val="ru-RU"/>
        </w:rPr>
        <w:t>(</w:t>
      </w:r>
      <w:r w:rsidRPr="00430711">
        <w:rPr>
          <w:lang w:val="en-US"/>
        </w:rPr>
        <w:t>SDK</w:t>
      </w:r>
      <w:r w:rsidRPr="00430711">
        <w:rPr>
          <w:lang w:val="ru-RU"/>
        </w:rPr>
        <w:t xml:space="preserve">) або середовище </w:t>
      </w:r>
      <w:r w:rsidRPr="00430711">
        <w:rPr>
          <w:lang w:val="en-US"/>
        </w:rPr>
        <w:t>Visual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Studio</w:t>
      </w:r>
      <w:r w:rsidRPr="00430711">
        <w:rPr>
          <w:lang w:val="ru-RU"/>
        </w:rPr>
        <w:t xml:space="preserve"> </w:t>
      </w:r>
      <w:r w:rsidRPr="00430711">
        <w:rPr>
          <w:lang w:val="ru-RU"/>
        </w:rPr>
        <w:lastRenderedPageBreak/>
        <w:t xml:space="preserve">2010, то для програмування </w:t>
      </w:r>
      <w:proofErr w:type="gramStart"/>
      <w:r w:rsidRPr="00430711">
        <w:rPr>
          <w:lang w:val="ru-RU"/>
        </w:rPr>
        <w:t>на</w:t>
      </w:r>
      <w:proofErr w:type="gramEnd"/>
      <w:r w:rsidRPr="00430711">
        <w:rPr>
          <w:lang w:val="ru-RU"/>
        </w:rPr>
        <w:t xml:space="preserve"> основі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стають доступними мови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F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JScript</w:t>
      </w:r>
      <w:r w:rsidRPr="00430711">
        <w:rPr>
          <w:lang w:val="ru-RU"/>
        </w:rPr>
        <w:t xml:space="preserve">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Visual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Basic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C</w:t>
      </w:r>
      <w:r w:rsidRPr="00430711">
        <w:rPr>
          <w:lang w:val="ru-RU"/>
        </w:rPr>
        <w:t>++/</w:t>
      </w:r>
      <w:r w:rsidRPr="00430711">
        <w:rPr>
          <w:lang w:val="en-US"/>
        </w:rPr>
        <w:t>CLI</w:t>
      </w:r>
      <w:r w:rsidRPr="00430711">
        <w:rPr>
          <w:lang w:val="ru-RU"/>
        </w:rPr>
        <w:t xml:space="preserve">. Тут </w:t>
      </w:r>
      <w:r w:rsidRPr="00430711">
        <w:rPr>
          <w:lang w:val="en-US"/>
        </w:rPr>
        <w:t>CLI</w:t>
      </w:r>
      <w:r w:rsidRPr="00430711">
        <w:rPr>
          <w:lang w:val="ru-RU"/>
        </w:rPr>
        <w:t xml:space="preserve"> (</w:t>
      </w:r>
      <w:r w:rsidRPr="00430711">
        <w:rPr>
          <w:lang w:val="en-US"/>
        </w:rPr>
        <w:t>Common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Language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Infrastructure</w:t>
      </w:r>
      <w:r w:rsidRPr="00430711">
        <w:rPr>
          <w:lang w:val="ru-RU"/>
        </w:rPr>
        <w:t>, спільномовна інфраструктура) - прив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 xml:space="preserve">зка </w:t>
      </w:r>
      <w:r w:rsidRPr="00430711">
        <w:rPr>
          <w:lang w:val="en-US"/>
        </w:rPr>
        <w:t>C</w:t>
      </w:r>
      <w:r w:rsidRPr="00430711">
        <w:rPr>
          <w:lang w:val="ru-RU"/>
        </w:rPr>
        <w:t>++ до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. Повернемося </w:t>
      </w:r>
      <w:proofErr w:type="gramStart"/>
      <w:r w:rsidRPr="00430711">
        <w:rPr>
          <w:lang w:val="ru-RU"/>
        </w:rPr>
        <w:t>все таки</w:t>
      </w:r>
      <w:proofErr w:type="gramEnd"/>
      <w:r w:rsidRPr="00430711">
        <w:rPr>
          <w:lang w:val="ru-RU"/>
        </w:rPr>
        <w:t xml:space="preserve"> до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, на базі якої функціонує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#. 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 xml:space="preserve">Ця платформа є програмною платформою для створення застосувань не </w:t>
      </w:r>
      <w:proofErr w:type="gramStart"/>
      <w:r w:rsidRPr="00430711">
        <w:rPr>
          <w:lang w:val="ru-RU"/>
        </w:rPr>
        <w:t>лише на</w:t>
      </w:r>
      <w:proofErr w:type="gramEnd"/>
      <w:r w:rsidRPr="00430711">
        <w:rPr>
          <w:lang w:val="ru-RU"/>
        </w:rPr>
        <w:t xml:space="preserve"> базі ОС сімейства </w:t>
      </w:r>
      <w:r w:rsidRPr="00430711">
        <w:rPr>
          <w:lang w:val="en-US"/>
        </w:rPr>
        <w:t>Windows</w:t>
      </w:r>
      <w:r w:rsidRPr="00430711">
        <w:rPr>
          <w:lang w:val="ru-RU"/>
        </w:rPr>
        <w:t xml:space="preserve">, але й інших ОС, які створювалися не фірмою </w:t>
      </w:r>
      <w:r w:rsidRPr="00430711">
        <w:rPr>
          <w:lang w:val="en-US"/>
        </w:rPr>
        <w:t>Microsoft</w:t>
      </w:r>
      <w:r w:rsidRPr="00430711">
        <w:rPr>
          <w:lang w:val="ru-RU"/>
        </w:rPr>
        <w:t xml:space="preserve">, як </w:t>
      </w:r>
      <w:r w:rsidRPr="00430711">
        <w:rPr>
          <w:lang w:val="en-US"/>
        </w:rPr>
        <w:t>Windows</w:t>
      </w:r>
      <w:r w:rsidRPr="00430711">
        <w:rPr>
          <w:lang w:val="ru-RU"/>
        </w:rPr>
        <w:t xml:space="preserve">. Це системи </w:t>
      </w:r>
      <w:r w:rsidRPr="00430711">
        <w:rPr>
          <w:lang w:val="en-US"/>
        </w:rPr>
        <w:t>Mac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OS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X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UNIX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Linux</w:t>
      </w:r>
      <w:r w:rsidRPr="00430711">
        <w:rPr>
          <w:lang w:val="ru-RU"/>
        </w:rPr>
        <w:t xml:space="preserve">. Платформа забезпечує взаємодію із вже існуючим програмним забезпеченням. Додатки </w:t>
      </w:r>
      <w:proofErr w:type="gramStart"/>
      <w:r w:rsidRPr="00430711">
        <w:rPr>
          <w:lang w:val="ru-RU"/>
        </w:rPr>
        <w:t>на</w:t>
      </w:r>
      <w:proofErr w:type="gramEnd"/>
      <w:r w:rsidRPr="00430711">
        <w:rPr>
          <w:lang w:val="ru-RU"/>
        </w:rPr>
        <w:t xml:space="preserve"> платформі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можна створювати за допомогою багатьох мов програмування, таких як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F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S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Visual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Basic</w:t>
      </w:r>
      <w:r w:rsidRPr="00430711">
        <w:rPr>
          <w:lang w:val="ru-RU"/>
        </w:rPr>
        <w:t xml:space="preserve"> та ін. 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 xml:space="preserve">Сьогодні фірма </w:t>
      </w:r>
      <w:r w:rsidRPr="00430711">
        <w:rPr>
          <w:lang w:val="en-US"/>
        </w:rPr>
        <w:t>Microsoft</w:t>
      </w:r>
      <w:r w:rsidRPr="00430711">
        <w:rPr>
          <w:lang w:val="ru-RU"/>
        </w:rPr>
        <w:t xml:space="preserve"> випускає продукт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 xml:space="preserve">ід назвою </w:t>
      </w:r>
      <w:r w:rsidRPr="00430711">
        <w:rPr>
          <w:lang w:val="en-US"/>
        </w:rPr>
        <w:t>Visual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Studio</w:t>
      </w:r>
      <w:r w:rsidR="00FF09D7">
        <w:rPr>
          <w:lang w:val="ru-RU"/>
        </w:rPr>
        <w:t xml:space="preserve"> (2017</w:t>
      </w:r>
      <w:r w:rsidRPr="00430711">
        <w:rPr>
          <w:lang w:val="ru-RU"/>
        </w:rPr>
        <w:t>), який дає можливість створювати додатки різними мовами на платформі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. Усі мови,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>ідтримувані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мають спільний виконуючий механізм. Платформа містить в собі велику і, що важливо, спільну для усіх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>ідтримуваних мов бібліотеку базових класів, які забезпечують, наприклад, введення-виведення даних, роботу додатків з графічними об</w:t>
      </w:r>
      <w:r w:rsidR="005654D1">
        <w:rPr>
          <w:lang w:val="ru-RU"/>
        </w:rPr>
        <w:t>`</w:t>
      </w:r>
      <w:r w:rsidRPr="00430711">
        <w:rPr>
          <w:lang w:val="ru-RU"/>
        </w:rPr>
        <w:t>єктами, створення не лише веб-інтерфейсів, але і звичайних (настільних) і консольних (без графіки) застосувань, роботу з базами даних, дають можливість створювати інтерфейси для роботи з віддаленими об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єктами. </w:t>
      </w:r>
    </w:p>
    <w:p w:rsidR="00430711" w:rsidRPr="00430711" w:rsidRDefault="00430711" w:rsidP="00430711">
      <w:pPr>
        <w:rPr>
          <w:lang w:val="ru-RU"/>
        </w:rPr>
      </w:pPr>
      <w:r w:rsidRPr="00430711">
        <w:rPr>
          <w:lang w:val="ru-RU"/>
        </w:rPr>
        <w:t>Зокрема, платформа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– це кероване середовище виконання, що надає </w:t>
      </w:r>
      <w:proofErr w:type="gramStart"/>
      <w:r w:rsidRPr="00430711">
        <w:rPr>
          <w:lang w:val="ru-RU"/>
        </w:rPr>
        <w:t>р</w:t>
      </w:r>
      <w:proofErr w:type="gramEnd"/>
      <w:r w:rsidRPr="00430711">
        <w:rPr>
          <w:lang w:val="ru-RU"/>
        </w:rPr>
        <w:t xml:space="preserve">ізноманітні служби працюючим в ньому застосуванням. </w:t>
      </w:r>
      <w:proofErr w:type="gramStart"/>
      <w:r w:rsidRPr="00430711">
        <w:rPr>
          <w:lang w:val="ru-RU"/>
        </w:rPr>
        <w:t>Вона складається з двох основних компонентів: виконавчого середовища спільної мови (</w:t>
      </w:r>
      <w:r w:rsidRPr="00430711">
        <w:rPr>
          <w:lang w:val="en-US"/>
        </w:rPr>
        <w:t>Common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Language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Runtime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CLR</w:t>
      </w:r>
      <w:r w:rsidRPr="00430711">
        <w:rPr>
          <w:lang w:val="ru-RU"/>
        </w:rPr>
        <w:t>), яка є механізмом, управляючим застосуванням, яке виконуються, і бібліотеки класів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>, яка представляє бібліотеку перевіреного коду, призначену для повторного використання, який розробники можуть викликати зі своїх застосувань.</w:t>
      </w:r>
      <w:proofErr w:type="gramEnd"/>
      <w:r w:rsidRPr="00430711">
        <w:rPr>
          <w:lang w:val="ru-RU"/>
        </w:rPr>
        <w:t xml:space="preserve"> Служби (точніше - сервіси, а ще точніше - послуги), які платформа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надає працюючим застосуванням:</w:t>
      </w:r>
    </w:p>
    <w:p w:rsidR="00430711" w:rsidRPr="00FF09D7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FF09D7">
        <w:rPr>
          <w:lang w:val="ru-RU"/>
        </w:rPr>
        <w:lastRenderedPageBreak/>
        <w:t>управління пам</w:t>
      </w:r>
      <w:proofErr w:type="gramStart"/>
      <w:r w:rsidR="005654D1">
        <w:rPr>
          <w:lang w:val="ru-RU"/>
        </w:rPr>
        <w:t>`</w:t>
      </w:r>
      <w:r w:rsidRPr="00FF09D7">
        <w:rPr>
          <w:lang w:val="ru-RU"/>
        </w:rPr>
        <w:t>я</w:t>
      </w:r>
      <w:proofErr w:type="gramEnd"/>
      <w:r w:rsidRPr="00FF09D7">
        <w:rPr>
          <w:lang w:val="ru-RU"/>
        </w:rPr>
        <w:t>ттю. У багатьох мовах програмування розробники самостійно призначають і виділяють ресурси пам</w:t>
      </w:r>
      <w:proofErr w:type="gramStart"/>
      <w:r w:rsidR="005654D1">
        <w:rPr>
          <w:lang w:val="ru-RU"/>
        </w:rPr>
        <w:t>`</w:t>
      </w:r>
      <w:r w:rsidRPr="00FF09D7">
        <w:rPr>
          <w:lang w:val="ru-RU"/>
        </w:rPr>
        <w:t>я</w:t>
      </w:r>
      <w:proofErr w:type="gramEnd"/>
      <w:r w:rsidRPr="00FF09D7">
        <w:rPr>
          <w:lang w:val="ru-RU"/>
        </w:rPr>
        <w:t>ті і вирішують питання, пов</w:t>
      </w:r>
      <w:r w:rsidR="005654D1">
        <w:rPr>
          <w:lang w:val="ru-RU"/>
        </w:rPr>
        <w:t>`</w:t>
      </w:r>
      <w:r w:rsidRPr="00FF09D7">
        <w:rPr>
          <w:lang w:val="ru-RU"/>
        </w:rPr>
        <w:t>язані з часом життя об</w:t>
      </w:r>
      <w:r w:rsidR="005654D1">
        <w:rPr>
          <w:lang w:val="ru-RU"/>
        </w:rPr>
        <w:t>`</w:t>
      </w:r>
      <w:r w:rsidRPr="00FF09D7">
        <w:rPr>
          <w:lang w:val="ru-RU"/>
        </w:rPr>
        <w:t>єктів. У застосуваннях платформи .</w:t>
      </w:r>
      <w:r w:rsidRPr="00FF09D7">
        <w:rPr>
          <w:lang w:val="en-US"/>
        </w:rPr>
        <w:t>NET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Framework</w:t>
      </w:r>
      <w:r w:rsidRPr="00FF09D7">
        <w:rPr>
          <w:lang w:val="ru-RU"/>
        </w:rPr>
        <w:t xml:space="preserve"> середовище </w:t>
      </w:r>
      <w:r w:rsidRPr="00FF09D7">
        <w:rPr>
          <w:lang w:val="en-US"/>
        </w:rPr>
        <w:t>CLR</w:t>
      </w:r>
      <w:r w:rsidRPr="00FF09D7">
        <w:rPr>
          <w:lang w:val="ru-RU"/>
        </w:rPr>
        <w:t xml:space="preserve"> надає ці сервіси автоматично;</w:t>
      </w: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CB6EE8">
        <w:rPr>
          <w:lang w:val="ru-RU"/>
        </w:rPr>
        <w:t xml:space="preserve">система спільного типу. У традиційних мовах програмування базові типи визначаються компілятором, що ускладнює взаємодію </w:t>
      </w:r>
      <w:proofErr w:type="gramStart"/>
      <w:r w:rsidRPr="00CB6EE8">
        <w:rPr>
          <w:lang w:val="ru-RU"/>
        </w:rPr>
        <w:t>між</w:t>
      </w:r>
      <w:proofErr w:type="gramEnd"/>
      <w:r w:rsidRPr="00CB6EE8">
        <w:rPr>
          <w:lang w:val="ru-RU"/>
        </w:rPr>
        <w:t xml:space="preserve"> мовами. У платформі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 базові типи визначаються єдиною системою типу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, яка називається </w:t>
      </w:r>
      <w:r w:rsidRPr="00CB6EE8">
        <w:rPr>
          <w:lang w:val="en-US"/>
        </w:rPr>
        <w:t>CTS</w:t>
      </w:r>
      <w:r w:rsidRPr="00CB6EE8">
        <w:rPr>
          <w:lang w:val="ru-RU"/>
        </w:rPr>
        <w:t xml:space="preserve"> (</w:t>
      </w:r>
      <w:r w:rsidRPr="00CB6EE8">
        <w:rPr>
          <w:lang w:val="en-US"/>
        </w:rPr>
        <w:t>Common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Type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System</w:t>
      </w:r>
      <w:r w:rsidRPr="00CB6EE8">
        <w:rPr>
          <w:lang w:val="ru-RU"/>
        </w:rPr>
        <w:t xml:space="preserve">). При цьому використовуються одні і ті ж базові типи </w:t>
      </w:r>
      <w:proofErr w:type="gramStart"/>
      <w:r w:rsidRPr="00CB6EE8">
        <w:rPr>
          <w:lang w:val="ru-RU"/>
        </w:rPr>
        <w:t>для</w:t>
      </w:r>
      <w:proofErr w:type="gramEnd"/>
      <w:r w:rsidRPr="00CB6EE8">
        <w:rPr>
          <w:lang w:val="ru-RU"/>
        </w:rPr>
        <w:t xml:space="preserve"> усіх мов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>;</w:t>
      </w: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CB6EE8">
        <w:rPr>
          <w:lang w:val="ru-RU"/>
        </w:rPr>
        <w:t>розширена бібліотека класі</w:t>
      </w:r>
      <w:proofErr w:type="gramStart"/>
      <w:r w:rsidRPr="00CB6EE8">
        <w:rPr>
          <w:lang w:val="ru-RU"/>
        </w:rPr>
        <w:t>в</w:t>
      </w:r>
      <w:proofErr w:type="gramEnd"/>
      <w:r w:rsidRPr="00CB6EE8">
        <w:rPr>
          <w:lang w:val="ru-RU"/>
        </w:rPr>
        <w:t xml:space="preserve">. </w:t>
      </w:r>
      <w:proofErr w:type="gramStart"/>
      <w:r w:rsidRPr="00CB6EE8">
        <w:rPr>
          <w:lang w:val="ru-RU"/>
        </w:rPr>
        <w:t>Зам</w:t>
      </w:r>
      <w:proofErr w:type="gramEnd"/>
      <w:r w:rsidRPr="00CB6EE8">
        <w:rPr>
          <w:lang w:val="ru-RU"/>
        </w:rPr>
        <w:t>ість того щоб писати багато коду для виконання стандартних низькорівневих операцій програмування, розробники можуть використати легкодоступну бібліотеку типів і членів з бібліотеки класів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>;</w:t>
      </w: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CB6EE8">
        <w:rPr>
          <w:lang w:val="ru-RU"/>
        </w:rPr>
        <w:t>платформи і технології розробки. Платформа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 включає бібліотеки для конкретних областей розробки застосувань, наприклад </w:t>
      </w:r>
      <w:r w:rsidRPr="00CB6EE8">
        <w:rPr>
          <w:lang w:val="en-US"/>
        </w:rPr>
        <w:t>ASP</w:t>
      </w:r>
      <w:r w:rsidRPr="00CB6EE8">
        <w:rPr>
          <w:lang w:val="ru-RU"/>
        </w:rPr>
        <w:t>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для веб-застосувань, </w:t>
      </w:r>
      <w:r w:rsidRPr="00CB6EE8">
        <w:rPr>
          <w:lang w:val="en-US"/>
        </w:rPr>
        <w:t>ADO</w:t>
      </w:r>
      <w:r w:rsidRPr="00CB6EE8">
        <w:rPr>
          <w:lang w:val="ru-RU"/>
        </w:rPr>
        <w:t>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для доступу до даних і </w:t>
      </w:r>
      <w:r w:rsidRPr="00CB6EE8">
        <w:rPr>
          <w:lang w:val="en-US"/>
        </w:rPr>
        <w:t>Windows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Communication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Foundation</w:t>
      </w:r>
      <w:r w:rsidRPr="00CB6EE8">
        <w:rPr>
          <w:lang w:val="ru-RU"/>
        </w:rPr>
        <w:t xml:space="preserve"> для застосувань, орієнтованих на служби (сервіси);</w:t>
      </w:r>
    </w:p>
    <w:p w:rsidR="00430711" w:rsidRPr="00FF09D7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FF09D7">
        <w:rPr>
          <w:lang w:val="ru-RU"/>
        </w:rPr>
        <w:t>взаємоді</w:t>
      </w:r>
      <w:proofErr w:type="gramStart"/>
      <w:r w:rsidRPr="00FF09D7">
        <w:rPr>
          <w:lang w:val="ru-RU"/>
        </w:rPr>
        <w:t>я мов</w:t>
      </w:r>
      <w:proofErr w:type="gramEnd"/>
      <w:r w:rsidRPr="00FF09D7">
        <w:rPr>
          <w:lang w:val="ru-RU"/>
        </w:rPr>
        <w:t>. Мовні компілятори на платформі .</w:t>
      </w:r>
      <w:r w:rsidRPr="00FF09D7">
        <w:rPr>
          <w:lang w:val="en-US"/>
        </w:rPr>
        <w:t>NET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Framework</w:t>
      </w:r>
      <w:r w:rsidRPr="00FF09D7">
        <w:rPr>
          <w:lang w:val="ru-RU"/>
        </w:rPr>
        <w:t xml:space="preserve"> компілюють додаток не у виконуваний код відразу, а в проміжний код, що називається мовою </w:t>
      </w:r>
      <w:r w:rsidRPr="00FF09D7">
        <w:rPr>
          <w:lang w:val="en-US"/>
        </w:rPr>
        <w:t>CIL</w:t>
      </w:r>
      <w:r w:rsidRPr="00FF09D7">
        <w:rPr>
          <w:lang w:val="ru-RU"/>
        </w:rPr>
        <w:t xml:space="preserve"> (</w:t>
      </w:r>
      <w:r w:rsidRPr="00FF09D7">
        <w:rPr>
          <w:lang w:val="en-US"/>
        </w:rPr>
        <w:t>Common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Intermediate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Language</w:t>
      </w:r>
      <w:r w:rsidRPr="00FF09D7">
        <w:rPr>
          <w:lang w:val="ru-RU"/>
        </w:rPr>
        <w:t xml:space="preserve">), який згодом компілюється </w:t>
      </w:r>
      <w:proofErr w:type="gramStart"/>
      <w:r w:rsidRPr="00FF09D7">
        <w:rPr>
          <w:lang w:val="ru-RU"/>
        </w:rPr>
        <w:t>п</w:t>
      </w:r>
      <w:proofErr w:type="gramEnd"/>
      <w:r w:rsidRPr="00FF09D7">
        <w:rPr>
          <w:lang w:val="ru-RU"/>
        </w:rPr>
        <w:t xml:space="preserve">ід час виконання застосування середовищем </w:t>
      </w:r>
      <w:r w:rsidRPr="00FF09D7">
        <w:rPr>
          <w:lang w:val="en-US"/>
        </w:rPr>
        <w:t>CLR</w:t>
      </w:r>
      <w:r w:rsidRPr="00FF09D7">
        <w:rPr>
          <w:lang w:val="ru-RU"/>
        </w:rPr>
        <w:t xml:space="preserve">. Такий </w:t>
      </w:r>
      <w:proofErr w:type="gramStart"/>
      <w:r w:rsidRPr="00FF09D7">
        <w:rPr>
          <w:lang w:val="ru-RU"/>
        </w:rPr>
        <w:t>п</w:t>
      </w:r>
      <w:proofErr w:type="gramEnd"/>
      <w:r w:rsidRPr="00FF09D7">
        <w:rPr>
          <w:lang w:val="ru-RU"/>
        </w:rPr>
        <w:t>ідхід приводить до того, що програми, написані на одній мові, доступні в інших мовах, а розробники можуть зосередитися на створенні додатків на мові, якій віддається перевага, або мовах;</w:t>
      </w:r>
    </w:p>
    <w:p w:rsidR="00430711" w:rsidRPr="00430711" w:rsidRDefault="00430711" w:rsidP="00CA5E2B">
      <w:pPr>
        <w:ind w:left="993"/>
        <w:rPr>
          <w:lang w:val="ru-RU"/>
        </w:rPr>
      </w:pP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CB6EE8">
        <w:rPr>
          <w:lang w:val="ru-RU"/>
        </w:rPr>
        <w:t xml:space="preserve">сумісність версій. За </w:t>
      </w:r>
      <w:proofErr w:type="gramStart"/>
      <w:r w:rsidRPr="00CB6EE8">
        <w:rPr>
          <w:lang w:val="ru-RU"/>
        </w:rPr>
        <w:t>р</w:t>
      </w:r>
      <w:proofErr w:type="gramEnd"/>
      <w:r w:rsidRPr="00CB6EE8">
        <w:rPr>
          <w:lang w:val="ru-RU"/>
        </w:rPr>
        <w:t>ідкісними виключеннями, додатки, які розробляються за допомогою платформи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 певної версії, можуть виконуватися без змін на більш пізній версії;</w:t>
      </w: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 w:hanging="284"/>
        <w:rPr>
          <w:lang w:val="ru-RU"/>
        </w:rPr>
      </w:pPr>
      <w:r w:rsidRPr="00CB6EE8">
        <w:rPr>
          <w:lang w:val="ru-RU"/>
        </w:rPr>
        <w:t>паралельне виконання. Платформа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 допомагає у вирішенні конфліктів версій, дозволяючи встановлення декількох версій середовища </w:t>
      </w:r>
      <w:r w:rsidRPr="00CB6EE8">
        <w:rPr>
          <w:lang w:val="en-US"/>
        </w:rPr>
        <w:t>CLR</w:t>
      </w:r>
      <w:r w:rsidRPr="00CB6EE8">
        <w:rPr>
          <w:lang w:val="ru-RU"/>
        </w:rPr>
        <w:t xml:space="preserve"> на одному комп</w:t>
      </w:r>
      <w:proofErr w:type="gramStart"/>
      <w:r w:rsidR="005654D1">
        <w:rPr>
          <w:lang w:val="ru-RU"/>
        </w:rPr>
        <w:t>`</w:t>
      </w:r>
      <w:r w:rsidRPr="00CB6EE8">
        <w:rPr>
          <w:lang w:val="ru-RU"/>
        </w:rPr>
        <w:t>ю</w:t>
      </w:r>
      <w:proofErr w:type="gramEnd"/>
      <w:r w:rsidRPr="00CB6EE8">
        <w:rPr>
          <w:lang w:val="ru-RU"/>
        </w:rPr>
        <w:t>тері. Це означає, що декілька версій додатків також можуть співіснувати, і що застосування може виконуватися на версії платформи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>, для якої воно було створене;</w:t>
      </w:r>
    </w:p>
    <w:p w:rsidR="00430711" w:rsidRPr="00FF09D7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FF09D7">
        <w:rPr>
          <w:lang w:val="ru-RU"/>
        </w:rPr>
        <w:t xml:space="preserve">налаштування для </w:t>
      </w:r>
      <w:proofErr w:type="gramStart"/>
      <w:r w:rsidRPr="00FF09D7">
        <w:rPr>
          <w:lang w:val="ru-RU"/>
        </w:rPr>
        <w:t>р</w:t>
      </w:r>
      <w:proofErr w:type="gramEnd"/>
      <w:r w:rsidRPr="00FF09D7">
        <w:rPr>
          <w:lang w:val="ru-RU"/>
        </w:rPr>
        <w:t>ізних версій. Орієнтуючись на переносність бібліотеки класів платформи .</w:t>
      </w:r>
      <w:r w:rsidRPr="00FF09D7">
        <w:rPr>
          <w:lang w:val="en-US"/>
        </w:rPr>
        <w:t>NET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Framework</w:t>
      </w:r>
      <w:r w:rsidRPr="00FF09D7">
        <w:rPr>
          <w:lang w:val="ru-RU"/>
        </w:rPr>
        <w:t>, розробники можуть створювати збірки (</w:t>
      </w:r>
      <w:r w:rsidRPr="00FF09D7">
        <w:rPr>
          <w:lang w:val="en-US"/>
        </w:rPr>
        <w:t>exe</w:t>
      </w:r>
      <w:r w:rsidRPr="00FF09D7">
        <w:rPr>
          <w:lang w:val="ru-RU"/>
        </w:rPr>
        <w:t xml:space="preserve"> - або </w:t>
      </w:r>
      <w:r w:rsidRPr="00FF09D7">
        <w:rPr>
          <w:lang w:val="en-US"/>
        </w:rPr>
        <w:t>dll</w:t>
      </w:r>
      <w:r w:rsidRPr="00FF09D7">
        <w:rPr>
          <w:lang w:val="ru-RU"/>
        </w:rPr>
        <w:t>- файли, призначені для виконання), які працюють на декількох платформах .</w:t>
      </w:r>
      <w:r w:rsidRPr="00FF09D7">
        <w:rPr>
          <w:lang w:val="en-US"/>
        </w:rPr>
        <w:t>NET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Framework</w:t>
      </w:r>
      <w:r w:rsidRPr="00FF09D7">
        <w:rPr>
          <w:lang w:val="ru-RU"/>
        </w:rPr>
        <w:t>. Наприклад, на .</w:t>
      </w:r>
      <w:r w:rsidRPr="00FF09D7">
        <w:rPr>
          <w:lang w:val="en-US"/>
        </w:rPr>
        <w:t>NET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Framework</w:t>
      </w:r>
      <w:r w:rsidRPr="00FF09D7">
        <w:rPr>
          <w:lang w:val="ru-RU"/>
        </w:rPr>
        <w:t xml:space="preserve">, </w:t>
      </w:r>
      <w:r w:rsidRPr="00FF09D7">
        <w:rPr>
          <w:lang w:val="en-US"/>
        </w:rPr>
        <w:t>Silverlight</w:t>
      </w:r>
      <w:r w:rsidRPr="00FF09D7">
        <w:rPr>
          <w:lang w:val="ru-RU"/>
        </w:rPr>
        <w:t xml:space="preserve">, </w:t>
      </w:r>
      <w:r w:rsidRPr="00FF09D7">
        <w:rPr>
          <w:lang w:val="en-US"/>
        </w:rPr>
        <w:t>Windows</w:t>
      </w:r>
      <w:r w:rsidRPr="00FF09D7">
        <w:rPr>
          <w:lang w:val="ru-RU"/>
        </w:rPr>
        <w:t xml:space="preserve">, </w:t>
      </w:r>
      <w:r w:rsidRPr="00FF09D7">
        <w:rPr>
          <w:lang w:val="en-US"/>
        </w:rPr>
        <w:t>Phone</w:t>
      </w:r>
      <w:r w:rsidRPr="00FF09D7">
        <w:rPr>
          <w:lang w:val="ru-RU"/>
        </w:rPr>
        <w:t xml:space="preserve"> 7 або </w:t>
      </w:r>
      <w:r w:rsidRPr="00FF09D7">
        <w:rPr>
          <w:lang w:val="en-US"/>
        </w:rPr>
        <w:t>Xbox</w:t>
      </w:r>
      <w:r w:rsidRPr="00FF09D7">
        <w:rPr>
          <w:lang w:val="ru-RU"/>
        </w:rPr>
        <w:t xml:space="preserve"> 360.</w:t>
      </w:r>
    </w:p>
    <w:p w:rsidR="00430711" w:rsidRPr="00430711" w:rsidRDefault="00430711" w:rsidP="00430711">
      <w:pPr>
        <w:rPr>
          <w:lang w:val="ru-RU"/>
        </w:rPr>
      </w:pPr>
      <w:r w:rsidRPr="00430711">
        <w:rPr>
          <w:lang w:val="ru-RU"/>
        </w:rPr>
        <w:t xml:space="preserve">Якщо </w:t>
      </w:r>
      <w:proofErr w:type="gramStart"/>
      <w:r w:rsidRPr="00430711">
        <w:rPr>
          <w:lang w:val="ru-RU"/>
        </w:rPr>
        <w:t>ви не</w:t>
      </w:r>
      <w:proofErr w:type="gramEnd"/>
      <w:r w:rsidRPr="00430711">
        <w:rPr>
          <w:lang w:val="ru-RU"/>
        </w:rPr>
        <w:t xml:space="preserve"> розробляєте застосування.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>, але використовуєте їх, ви не повинні володіти якимись спеціальними знаннями про платформу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або її роботу.</w:t>
      </w:r>
    </w:p>
    <w:p w:rsidR="00430711" w:rsidRPr="00430711" w:rsidRDefault="00430711" w:rsidP="00430711">
      <w:pPr>
        <w:rPr>
          <w:lang w:val="ru-RU"/>
        </w:rPr>
      </w:pPr>
      <w:r w:rsidRPr="00122B7B">
        <w:rPr>
          <w:lang w:val="ru-RU"/>
        </w:rPr>
        <w:t xml:space="preserve">Якщо використовується ОС </w:t>
      </w:r>
      <w:r w:rsidRPr="00430711">
        <w:rPr>
          <w:lang w:val="en-US"/>
        </w:rPr>
        <w:t>Windows</w:t>
      </w:r>
      <w:r w:rsidRPr="00122B7B">
        <w:rPr>
          <w:lang w:val="ru-RU"/>
        </w:rPr>
        <w:t>, платформа .</w:t>
      </w:r>
      <w:r w:rsidRPr="00430711">
        <w:rPr>
          <w:lang w:val="en-US"/>
        </w:rPr>
        <w:t>NET</w:t>
      </w:r>
      <w:r w:rsidRPr="00122B7B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122B7B">
        <w:rPr>
          <w:lang w:val="ru-RU"/>
        </w:rPr>
        <w:t xml:space="preserve"> може бути вже встановлена на комп</w:t>
      </w:r>
      <w:proofErr w:type="gramStart"/>
      <w:r w:rsidR="005654D1">
        <w:rPr>
          <w:lang w:val="ru-RU"/>
        </w:rPr>
        <w:t>`</w:t>
      </w:r>
      <w:r w:rsidRPr="00122B7B">
        <w:rPr>
          <w:lang w:val="ru-RU"/>
        </w:rPr>
        <w:t>ю</w:t>
      </w:r>
      <w:proofErr w:type="gramEnd"/>
      <w:r w:rsidRPr="00122B7B">
        <w:rPr>
          <w:lang w:val="ru-RU"/>
        </w:rPr>
        <w:t>тері. Крім того якщо встановлюється додаток, що вимагає платформу .</w:t>
      </w:r>
      <w:r w:rsidRPr="00430711">
        <w:rPr>
          <w:lang w:val="en-US"/>
        </w:rPr>
        <w:t>NET</w:t>
      </w:r>
      <w:r w:rsidRPr="00122B7B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122B7B">
        <w:rPr>
          <w:lang w:val="ru-RU"/>
        </w:rPr>
        <w:t>, програма встановлення застосування може інсталювати конкретну версію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на вашому комп</w:t>
      </w:r>
      <w:r w:rsidR="005654D1">
        <w:rPr>
          <w:lang w:val="ru-RU"/>
        </w:rPr>
        <w:t>`</w:t>
      </w:r>
      <w:r w:rsidRPr="00430711">
        <w:rPr>
          <w:lang w:val="ru-RU"/>
        </w:rPr>
        <w:t>ютері. Інколи можна побачити діалогове вікно, яке просить встановити платформу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>.</w:t>
      </w:r>
    </w:p>
    <w:p w:rsidR="00430711" w:rsidRPr="00430711" w:rsidRDefault="00430711" w:rsidP="00430711">
      <w:pPr>
        <w:rPr>
          <w:lang w:val="ru-RU"/>
        </w:rPr>
      </w:pPr>
      <w:r w:rsidRPr="00430711">
        <w:rPr>
          <w:lang w:val="ru-RU"/>
        </w:rPr>
        <w:t>Зазвичай, не вимагається видаляти як</w:t>
      </w:r>
      <w:proofErr w:type="gramStart"/>
      <w:r w:rsidRPr="00430711">
        <w:rPr>
          <w:lang w:val="ru-RU"/>
        </w:rPr>
        <w:t>і-</w:t>
      </w:r>
      <w:proofErr w:type="gramEnd"/>
      <w:r w:rsidRPr="00430711">
        <w:rPr>
          <w:lang w:val="ru-RU"/>
        </w:rPr>
        <w:t>небудь версії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вже встановлені на вашому комп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ютері, тому що використовуваний додаток може залежати від конкретної версії. У разі видалення якої-небудь версії його виконання може завершитися помилкою. Зверніть увагу, що на одному </w:t>
      </w:r>
      <w:r w:rsidRPr="00430711">
        <w:rPr>
          <w:lang w:val="ru-RU"/>
        </w:rPr>
        <w:lastRenderedPageBreak/>
        <w:t>комп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ю</w:t>
      </w:r>
      <w:proofErr w:type="gramEnd"/>
      <w:r w:rsidRPr="00430711">
        <w:rPr>
          <w:lang w:val="ru-RU"/>
        </w:rPr>
        <w:t>тері може бути одночасно завантажено декілька версій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>. Це означа</w:t>
      </w:r>
      <w:proofErr w:type="gramStart"/>
      <w:r w:rsidRPr="00430711">
        <w:rPr>
          <w:lang w:val="ru-RU"/>
        </w:rPr>
        <w:t>є,</w:t>
      </w:r>
      <w:proofErr w:type="gramEnd"/>
      <w:r w:rsidRPr="00430711">
        <w:rPr>
          <w:lang w:val="ru-RU"/>
        </w:rPr>
        <w:t xml:space="preserve"> що не треба видаляти попередні версії для встановлення пізнішої версії.</w:t>
      </w:r>
    </w:p>
    <w:p w:rsidR="00430711" w:rsidRDefault="00430711" w:rsidP="00430711">
      <w:pPr>
        <w:rPr>
          <w:lang w:val="ru-RU"/>
        </w:rPr>
      </w:pPr>
      <w:r w:rsidRPr="00430711">
        <w:rPr>
          <w:lang w:val="ru-RU"/>
        </w:rPr>
        <w:t xml:space="preserve">Розробник може вибрати будь-яку мову програмування, яка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>ідтримує платформу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>, для створення застосування. Через те, що платформа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забезпечує незалежність і взаємодію мов, можна взаємодіяти з іншими застосуваннями компонентами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незалежно від мови, за допомогою якої </w:t>
      </w:r>
      <w:proofErr w:type="gramStart"/>
      <w:r w:rsidRPr="00430711">
        <w:rPr>
          <w:lang w:val="ru-RU"/>
        </w:rPr>
        <w:t>вони</w:t>
      </w:r>
      <w:proofErr w:type="gramEnd"/>
      <w:r w:rsidRPr="00430711">
        <w:rPr>
          <w:lang w:val="ru-RU"/>
        </w:rPr>
        <w:t xml:space="preserve"> були розроблені.</w:t>
      </w:r>
    </w:p>
    <w:p w:rsidR="00BC74C7" w:rsidRDefault="00070348" w:rsidP="00070348">
      <w:pPr>
        <w:pStyle w:val="3"/>
        <w:rPr>
          <w:lang w:val="en-US"/>
        </w:rPr>
      </w:pPr>
      <w:bookmarkStart w:id="25" w:name="_Toc484476829"/>
      <w:bookmarkStart w:id="26" w:name="_Toc484480117"/>
      <w:r>
        <w:rPr>
          <w:lang w:val="ru-RU"/>
        </w:rPr>
        <w:t>Мова програмування</w:t>
      </w:r>
      <w:proofErr w:type="gramStart"/>
      <w:r>
        <w:rPr>
          <w:lang w:val="ru-RU"/>
        </w:rPr>
        <w:t xml:space="preserve"> С</w:t>
      </w:r>
      <w:proofErr w:type="gramEnd"/>
      <w:r>
        <w:rPr>
          <w:lang w:val="en-US"/>
        </w:rPr>
        <w:t>#</w:t>
      </w:r>
      <w:bookmarkEnd w:id="25"/>
      <w:bookmarkEnd w:id="26"/>
    </w:p>
    <w:p w:rsidR="00A843E5" w:rsidRDefault="00431F3D" w:rsidP="00431F3D">
      <w:pPr>
        <w:rPr>
          <w:lang w:val="en-US"/>
        </w:rPr>
      </w:pPr>
      <w:r w:rsidRPr="00431F3D">
        <w:rPr>
          <w:lang w:val="en-US"/>
        </w:rPr>
        <w:t xml:space="preserve">Мова С# (вимовляеться "Сі-шарп") — це багатопарадигмова о6ектнo- оріентована та компонентно-оріентована мова програмування зі строгою типизаціею, розроблена для платформи .NET Framework. </w:t>
      </w:r>
      <w:proofErr w:type="gramStart"/>
      <w:r w:rsidRPr="00431F3D">
        <w:rPr>
          <w:lang w:val="en-US"/>
        </w:rPr>
        <w:t>Використання мови визначене стандартами ЕСМА-3344 [4] та ISO/ІЕС 23270:20065 [5].</w:t>
      </w:r>
      <w:proofErr w:type="gramEnd"/>
      <w:r w:rsidRPr="00431F3D">
        <w:rPr>
          <w:lang w:val="en-US"/>
        </w:rPr>
        <w:t xml:space="preserve"> </w:t>
      </w:r>
      <w:proofErr w:type="gramStart"/>
      <w:r w:rsidRPr="00431F3D">
        <w:rPr>
          <w:lang w:val="en-US"/>
        </w:rPr>
        <w:t>Розроблена командою Microsoft Reseazch під керівництвом Андерса Гейлсберга. Синтаксис мови близький до мов С++ та Java.</w:t>
      </w:r>
      <w:proofErr w:type="gramEnd"/>
      <w:r w:rsidRPr="00431F3D">
        <w:rPr>
          <w:lang w:val="en-US"/>
        </w:rPr>
        <w:t xml:space="preserve"> </w:t>
      </w:r>
    </w:p>
    <w:p w:rsidR="00A843E5" w:rsidRPr="00564F9C" w:rsidRDefault="00431F3D" w:rsidP="00042A35">
      <w:pPr>
        <w:rPr>
          <w:lang w:val="en-US"/>
        </w:rPr>
      </w:pPr>
      <w:r w:rsidRPr="00431F3D">
        <w:rPr>
          <w:lang w:val="en-US"/>
        </w:rPr>
        <w:t>Деякі риси (нanриклад, сгрога статична типизація), наближують їі струкryру до Delphi (Object Pascal).</w:t>
      </w:r>
      <w:r w:rsidR="008B0B1D">
        <w:rPr>
          <w:lang w:val="ru-RU"/>
        </w:rPr>
        <w:t>Ц</w:t>
      </w:r>
      <w:r w:rsidR="00A843E5">
        <w:t>ілі</w:t>
      </w:r>
      <w:r w:rsidRPr="00564F9C">
        <w:rPr>
          <w:lang w:val="en-US"/>
        </w:rPr>
        <w:t xml:space="preserve">, </w:t>
      </w:r>
      <w:r w:rsidRPr="00A843E5">
        <w:rPr>
          <w:lang w:val="ru-RU"/>
        </w:rPr>
        <w:t>поставлені</w:t>
      </w:r>
      <w:r w:rsidRPr="00564F9C">
        <w:rPr>
          <w:lang w:val="en-US"/>
        </w:rPr>
        <w:t xml:space="preserve"> </w:t>
      </w:r>
      <w:r w:rsidRPr="00A843E5">
        <w:rPr>
          <w:lang w:val="ru-RU"/>
        </w:rPr>
        <w:t>при</w:t>
      </w:r>
      <w:r w:rsidR="00042A35" w:rsidRPr="00564F9C">
        <w:rPr>
          <w:lang w:val="en-US"/>
        </w:rPr>
        <w:t xml:space="preserve"> </w:t>
      </w:r>
      <w:r w:rsidR="00042A35">
        <w:rPr>
          <w:lang w:val="ru-RU"/>
        </w:rPr>
        <w:t>розробці</w:t>
      </w:r>
      <w:r w:rsidR="00042A35" w:rsidRPr="00564F9C">
        <w:rPr>
          <w:lang w:val="en-US"/>
        </w:rPr>
        <w:t xml:space="preserve"> </w:t>
      </w:r>
      <w:r w:rsidR="00042A35">
        <w:rPr>
          <w:lang w:val="ru-RU"/>
        </w:rPr>
        <w:t>мови</w:t>
      </w:r>
      <w:r w:rsidR="00042A35" w:rsidRPr="00564F9C">
        <w:rPr>
          <w:lang w:val="en-US"/>
        </w:rPr>
        <w:t xml:space="preserve"> </w:t>
      </w:r>
      <w:r w:rsidR="00042A35">
        <w:rPr>
          <w:lang w:val="ru-RU"/>
        </w:rPr>
        <w:t>С</w:t>
      </w:r>
      <w:r w:rsidR="00042A35" w:rsidRPr="00564F9C">
        <w:rPr>
          <w:lang w:val="en-US"/>
        </w:rPr>
        <w:t xml:space="preserve">#, </w:t>
      </w:r>
      <w:r w:rsidR="00042A35">
        <w:rPr>
          <w:lang w:val="ru-RU"/>
        </w:rPr>
        <w:t>були</w:t>
      </w:r>
      <w:r w:rsidR="00042A35" w:rsidRPr="00564F9C">
        <w:rPr>
          <w:lang w:val="en-US"/>
        </w:rPr>
        <w:t xml:space="preserve"> </w:t>
      </w:r>
      <w:r w:rsidR="00042A35">
        <w:rPr>
          <w:lang w:val="ru-RU"/>
        </w:rPr>
        <w:t>такими</w:t>
      </w:r>
      <w:r w:rsidR="00042A35" w:rsidRPr="00564F9C">
        <w:rPr>
          <w:lang w:val="en-US"/>
        </w:rPr>
        <w:t>;</w:t>
      </w:r>
    </w:p>
    <w:p w:rsidR="00A843E5" w:rsidRPr="00042A35" w:rsidRDefault="00431F3D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r w:rsidRPr="00051051">
        <w:rPr>
          <w:lang w:val="en-US"/>
        </w:rPr>
        <w:t xml:space="preserve"> </w:t>
      </w:r>
      <w:r w:rsidRPr="00A843E5">
        <w:rPr>
          <w:lang w:val="ru-RU"/>
        </w:rPr>
        <w:t>С# ма</w:t>
      </w:r>
      <w:r w:rsidR="00042A35">
        <w:rPr>
          <w:lang w:val="ru-RU"/>
        </w:rPr>
        <w:t>є</w:t>
      </w:r>
      <w:r w:rsidRPr="00A843E5">
        <w:rPr>
          <w:lang w:val="ru-RU"/>
        </w:rPr>
        <w:t xml:space="preserve"> бути простою, сучасною, об</w:t>
      </w:r>
      <w:r w:rsidR="005654D1">
        <w:rPr>
          <w:lang w:val="ru-RU"/>
        </w:rPr>
        <w:t>`</w:t>
      </w:r>
      <w:r w:rsidR="00042A35">
        <w:rPr>
          <w:lang w:val="ru-RU"/>
        </w:rPr>
        <w:t>є</w:t>
      </w:r>
      <w:r w:rsidRPr="00A843E5">
        <w:rPr>
          <w:lang w:val="ru-RU"/>
        </w:rPr>
        <w:t>ктно-ор</w:t>
      </w:r>
      <w:r w:rsidR="00042A35">
        <w:rPr>
          <w:lang w:val="ru-RU"/>
        </w:rPr>
        <w:t>ієнтованою мовою програмування</w:t>
      </w:r>
      <w:r w:rsidR="00042A35" w:rsidRPr="00042A35">
        <w:rPr>
          <w:lang w:val="ru-RU"/>
        </w:rPr>
        <w:t>;</w:t>
      </w:r>
    </w:p>
    <w:p w:rsidR="00A843E5" w:rsidRPr="00042A35" w:rsidRDefault="00431F3D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r w:rsidRPr="00A843E5">
        <w:rPr>
          <w:lang w:val="ru-RU"/>
        </w:rPr>
        <w:t xml:space="preserve"> </w:t>
      </w:r>
      <w:r w:rsidR="00786696">
        <w:rPr>
          <w:lang w:val="ru-RU"/>
        </w:rPr>
        <w:t>м</w:t>
      </w:r>
      <w:r w:rsidRPr="00A843E5">
        <w:rPr>
          <w:lang w:val="ru-RU"/>
        </w:rPr>
        <w:t>ова ма</w:t>
      </w:r>
      <w:r w:rsidR="00042A35">
        <w:rPr>
          <w:lang w:val="ru-RU"/>
        </w:rPr>
        <w:t>є</w:t>
      </w:r>
      <w:r w:rsidRPr="00A843E5">
        <w:rPr>
          <w:lang w:val="ru-RU"/>
        </w:rPr>
        <w:t xml:space="preserve"> </w:t>
      </w:r>
      <w:proofErr w:type="gramStart"/>
      <w:r w:rsidRPr="00A843E5">
        <w:rPr>
          <w:lang w:val="ru-RU"/>
        </w:rPr>
        <w:t>п</w:t>
      </w:r>
      <w:proofErr w:type="gramEnd"/>
      <w:r w:rsidRPr="00A843E5">
        <w:rPr>
          <w:lang w:val="ru-RU"/>
        </w:rPr>
        <w:t>ідтримувати безпечні принципи програмування, такі як строга перевірка типів, перевірка меж</w:t>
      </w:r>
      <w:r w:rsidR="00042A35">
        <w:rPr>
          <w:lang w:val="ru-RU"/>
        </w:rPr>
        <w:t xml:space="preserve"> масиву, виявлення сп</w:t>
      </w:r>
      <w:r w:rsidRPr="00A843E5">
        <w:rPr>
          <w:lang w:val="ru-RU"/>
        </w:rPr>
        <w:t>роб використання неініціалізованих змінних, і автоматичне прибирання сміт</w:t>
      </w:r>
      <w:r w:rsidR="00042A35">
        <w:rPr>
          <w:lang w:val="ru-RU"/>
        </w:rPr>
        <w:t>тя</w:t>
      </w:r>
      <w:r w:rsidR="00042A35" w:rsidRPr="00042A35">
        <w:rPr>
          <w:lang w:val="ru-RU"/>
        </w:rPr>
        <w:t>;</w:t>
      </w:r>
    </w:p>
    <w:p w:rsidR="00A843E5" w:rsidRPr="008B0B1D" w:rsidRDefault="00786696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r>
        <w:rPr>
          <w:lang w:val="ru-RU"/>
        </w:rPr>
        <w:t>м</w:t>
      </w:r>
      <w:r w:rsidR="00431F3D" w:rsidRPr="00A843E5">
        <w:rPr>
          <w:lang w:val="ru-RU"/>
        </w:rPr>
        <w:t>ожливість розробки програмних компоненті</w:t>
      </w:r>
      <w:proofErr w:type="gramStart"/>
      <w:r w:rsidR="00431F3D" w:rsidRPr="00A843E5">
        <w:rPr>
          <w:lang w:val="ru-RU"/>
        </w:rPr>
        <w:t>в</w:t>
      </w:r>
      <w:proofErr w:type="gramEnd"/>
      <w:r w:rsidR="00431F3D" w:rsidRPr="00A843E5">
        <w:rPr>
          <w:lang w:val="ru-RU"/>
        </w:rPr>
        <w:t xml:space="preserve"> для розпод</w:t>
      </w:r>
      <w:r w:rsidR="008B0B1D">
        <w:rPr>
          <w:lang w:val="ru-RU"/>
        </w:rPr>
        <w:t>ілених систем</w:t>
      </w:r>
      <w:r w:rsidR="008B0B1D" w:rsidRPr="008B0B1D">
        <w:rPr>
          <w:lang w:val="ru-RU"/>
        </w:rPr>
        <w:t>;</w:t>
      </w:r>
    </w:p>
    <w:p w:rsidR="00A843E5" w:rsidRPr="00042A35" w:rsidRDefault="00786696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r>
        <w:rPr>
          <w:lang w:val="ru-RU"/>
        </w:rPr>
        <w:t>м</w:t>
      </w:r>
      <w:r w:rsidR="00431F3D" w:rsidRPr="00A843E5">
        <w:rPr>
          <w:lang w:val="ru-RU"/>
        </w:rPr>
        <w:t>ова ма</w:t>
      </w:r>
      <w:r w:rsidR="00042A35">
        <w:rPr>
          <w:lang w:val="ru-RU"/>
        </w:rPr>
        <w:t>є</w:t>
      </w:r>
      <w:r w:rsidR="00431F3D" w:rsidRPr="00A843E5">
        <w:rPr>
          <w:lang w:val="ru-RU"/>
        </w:rPr>
        <w:t xml:space="preserve"> </w:t>
      </w:r>
      <w:proofErr w:type="gramStart"/>
      <w:r w:rsidR="00431F3D" w:rsidRPr="00A843E5">
        <w:rPr>
          <w:lang w:val="ru-RU"/>
        </w:rPr>
        <w:t>п</w:t>
      </w:r>
      <w:proofErr w:type="gramEnd"/>
      <w:r w:rsidR="008B0B1D">
        <w:rPr>
          <w:lang w:val="ru-RU"/>
        </w:rPr>
        <w:t>ідтримувати переносимість коду</w:t>
      </w:r>
      <w:r w:rsidR="008B0B1D" w:rsidRPr="008B0B1D">
        <w:rPr>
          <w:lang w:val="ru-RU"/>
        </w:rPr>
        <w:t>;</w:t>
      </w:r>
    </w:p>
    <w:p w:rsidR="00042A35" w:rsidRPr="008B0B1D" w:rsidRDefault="00786696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proofErr w:type="gramStart"/>
      <w:r>
        <w:rPr>
          <w:lang w:val="ru-RU"/>
        </w:rPr>
        <w:lastRenderedPageBreak/>
        <w:t>п</w:t>
      </w:r>
      <w:proofErr w:type="gramEnd"/>
      <w:r w:rsidR="00431F3D" w:rsidRPr="00A843E5">
        <w:rPr>
          <w:lang w:val="ru-RU"/>
        </w:rPr>
        <w:t>ідтримка національних мовних та інших особливостей ма</w:t>
      </w:r>
      <w:r w:rsidR="008B0B1D">
        <w:rPr>
          <w:lang w:val="ru-RU"/>
        </w:rPr>
        <w:t>є бути простою</w:t>
      </w:r>
      <w:r>
        <w:rPr>
          <w:lang w:val="ru-RU"/>
        </w:rPr>
        <w:t>.</w:t>
      </w:r>
    </w:p>
    <w:p w:rsidR="00621E76" w:rsidRDefault="00431F3D" w:rsidP="00042A35">
      <w:pPr>
        <w:rPr>
          <w:lang w:val="ru-RU"/>
        </w:rPr>
      </w:pPr>
      <w:r w:rsidRPr="00A843E5">
        <w:rPr>
          <w:lang w:val="ru-RU"/>
        </w:rPr>
        <w:t>Базовий синтаксис</w:t>
      </w:r>
      <w:proofErr w:type="gramStart"/>
      <w:r w:rsidRPr="00A843E5">
        <w:rPr>
          <w:lang w:val="ru-RU"/>
        </w:rPr>
        <w:t xml:space="preserve"> С</w:t>
      </w:r>
      <w:proofErr w:type="gramEnd"/>
      <w:r w:rsidRPr="00A843E5">
        <w:rPr>
          <w:lang w:val="ru-RU"/>
        </w:rPr>
        <w:t xml:space="preserve"># схожий до інших С-подібних мов, таких як С, С++ та </w:t>
      </w:r>
      <w:r w:rsidRPr="00A843E5">
        <w:rPr>
          <w:lang w:val="en-US"/>
        </w:rPr>
        <w:t>Java</w:t>
      </w:r>
      <w:r w:rsidRPr="00A843E5">
        <w:rPr>
          <w:lang w:val="ru-RU"/>
        </w:rPr>
        <w:t xml:space="preserve">, зокрема: 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к</w:t>
      </w:r>
      <w:r w:rsidR="00621E76" w:rsidRPr="00621E76">
        <w:rPr>
          <w:lang w:val="ru-RU"/>
        </w:rPr>
        <w:t>рап</w:t>
      </w:r>
      <w:r w:rsidR="00621E76">
        <w:rPr>
          <w:lang w:val="ru-RU"/>
        </w:rPr>
        <w:t>ку з комою використ</w:t>
      </w:r>
      <w:r w:rsidR="00431F3D" w:rsidRPr="00621E76">
        <w:rPr>
          <w:lang w:val="ru-RU"/>
        </w:rPr>
        <w:t>овують для позначення кінця інструкції</w:t>
      </w:r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ф</w:t>
      </w:r>
      <w:r w:rsidR="00431F3D" w:rsidRPr="00621E76">
        <w:rPr>
          <w:lang w:val="ru-RU"/>
        </w:rPr>
        <w:t xml:space="preserve">ігурні дужки використовують для формування </w:t>
      </w:r>
      <w:r w:rsidR="00621E76">
        <w:rPr>
          <w:lang w:val="ru-RU"/>
        </w:rPr>
        <w:t>п</w:t>
      </w:r>
      <w:r w:rsidR="00431F3D" w:rsidRPr="00621E76">
        <w:rPr>
          <w:lang w:val="ru-RU"/>
        </w:rPr>
        <w:t>рограмних блокі</w:t>
      </w:r>
      <w:proofErr w:type="gramStart"/>
      <w:r w:rsidR="00431F3D" w:rsidRPr="00621E76">
        <w:rPr>
          <w:lang w:val="ru-RU"/>
        </w:rPr>
        <w:t>в</w:t>
      </w:r>
      <w:proofErr w:type="gramEnd"/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з</w:t>
      </w:r>
      <w:r w:rsidR="00431F3D" w:rsidRPr="00621E76">
        <w:rPr>
          <w:lang w:val="ru-RU"/>
        </w:rPr>
        <w:t>начення змінним присвоюють за допомогою знаку "</w:t>
      </w:r>
      <w:r w:rsidR="00621E76">
        <w:rPr>
          <w:lang w:val="ru-RU"/>
        </w:rPr>
        <w:t>=</w:t>
      </w:r>
      <w:r w:rsidR="00431F3D" w:rsidRPr="00621E76">
        <w:rPr>
          <w:lang w:val="ru-RU"/>
        </w:rPr>
        <w:t>", а д</w:t>
      </w:r>
      <w:r w:rsidR="00621E76">
        <w:rPr>
          <w:lang w:val="ru-RU"/>
        </w:rPr>
        <w:t>л</w:t>
      </w:r>
      <w:r w:rsidR="00431F3D" w:rsidRPr="00621E76">
        <w:rPr>
          <w:lang w:val="ru-RU"/>
        </w:rPr>
        <w:t>я ї</w:t>
      </w:r>
      <w:r w:rsidR="00621E76">
        <w:rPr>
          <w:lang w:val="ru-RU"/>
        </w:rPr>
        <w:t>х порівняння використовують "= =</w:t>
      </w:r>
      <w:r w:rsidR="00431F3D" w:rsidRPr="00621E76">
        <w:rPr>
          <w:lang w:val="ru-RU"/>
        </w:rPr>
        <w:t>"</w:t>
      </w:r>
      <w:r w:rsidR="00564F9C" w:rsidRPr="00564F9C">
        <w:rPr>
          <w:lang w:val="ru-RU"/>
        </w:rPr>
        <w:t>;</w:t>
      </w:r>
    </w:p>
    <w:p w:rsidR="00786696" w:rsidRPr="00CA5E2B" w:rsidRDefault="00431F3D" w:rsidP="00786696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 w:rsidRPr="00CA5E2B">
        <w:rPr>
          <w:lang w:val="ru-RU"/>
        </w:rPr>
        <w:t xml:space="preserve"> квадратні дужки використовують для індексації масиві</w:t>
      </w:r>
      <w:proofErr w:type="gramStart"/>
      <w:r w:rsidRPr="00CA5E2B">
        <w:rPr>
          <w:lang w:val="ru-RU"/>
        </w:rPr>
        <w:t>в</w:t>
      </w:r>
      <w:proofErr w:type="gramEnd"/>
      <w:r w:rsidR="00786696" w:rsidRPr="00CA5E2B">
        <w:rPr>
          <w:lang w:val="ru-RU"/>
        </w:rPr>
        <w:t>.</w:t>
      </w:r>
    </w:p>
    <w:p w:rsidR="00621E76" w:rsidRDefault="00431F3D" w:rsidP="00CA5E2B">
      <w:pPr>
        <w:rPr>
          <w:lang w:val="ru-RU"/>
        </w:rPr>
      </w:pPr>
      <w:r w:rsidRPr="00621E76">
        <w:rPr>
          <w:lang w:val="ru-RU"/>
        </w:rPr>
        <w:t xml:space="preserve"> Проте, С# ма</w:t>
      </w:r>
      <w:r w:rsidR="00621E76">
        <w:rPr>
          <w:lang w:val="ru-RU"/>
        </w:rPr>
        <w:t>є</w:t>
      </w:r>
      <w:r w:rsidRPr="00621E76">
        <w:rPr>
          <w:lang w:val="ru-RU"/>
        </w:rPr>
        <w:t xml:space="preserve"> сут</w:t>
      </w:r>
      <w:r w:rsidR="00621E76">
        <w:rPr>
          <w:lang w:val="ru-RU"/>
        </w:rPr>
        <w:t>тє</w:t>
      </w:r>
      <w:r w:rsidRPr="00621E76">
        <w:rPr>
          <w:lang w:val="ru-RU"/>
        </w:rPr>
        <w:t xml:space="preserve">ві </w:t>
      </w:r>
      <w:proofErr w:type="gramStart"/>
      <w:r w:rsidRPr="00621E76">
        <w:rPr>
          <w:lang w:val="ru-RU"/>
        </w:rPr>
        <w:t>в</w:t>
      </w:r>
      <w:proofErr w:type="gramEnd"/>
      <w:r w:rsidRPr="00621E76">
        <w:rPr>
          <w:lang w:val="ru-RU"/>
        </w:rPr>
        <w:t xml:space="preserve">ідмінності від розглянутих мов- попередників, у тому числі: 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к</w:t>
      </w:r>
      <w:r w:rsidR="00431F3D" w:rsidRPr="00621E76">
        <w:rPr>
          <w:lang w:val="ru-RU"/>
        </w:rPr>
        <w:t xml:space="preserve">раща переносимість між </w:t>
      </w:r>
      <w:proofErr w:type="gramStart"/>
      <w:r w:rsidR="00431F3D" w:rsidRPr="00621E76">
        <w:rPr>
          <w:lang w:val="ru-RU"/>
        </w:rPr>
        <w:t>р</w:t>
      </w:r>
      <w:proofErr w:type="gramEnd"/>
      <w:r w:rsidR="00431F3D" w:rsidRPr="00621E76">
        <w:rPr>
          <w:lang w:val="ru-RU"/>
        </w:rPr>
        <w:t>ізними платформами, пов</w:t>
      </w:r>
      <w:r w:rsidR="005654D1">
        <w:rPr>
          <w:lang w:val="ru-RU"/>
        </w:rPr>
        <w:t>`</w:t>
      </w:r>
      <w:r w:rsidR="00431F3D" w:rsidRPr="00621E76">
        <w:rPr>
          <w:lang w:val="ru-RU"/>
        </w:rPr>
        <w:t>язана з тим, що мова відповіда</w:t>
      </w:r>
      <w:r w:rsidR="00564F9C">
        <w:rPr>
          <w:lang w:val="ru-RU"/>
        </w:rPr>
        <w:t>ї</w:t>
      </w:r>
      <w:r w:rsidR="00431F3D" w:rsidRPr="00621E76">
        <w:rPr>
          <w:lang w:val="ru-RU"/>
        </w:rPr>
        <w:t xml:space="preserve"> специфікації </w:t>
      </w:r>
      <w:r w:rsidR="00431F3D" w:rsidRPr="00621E76">
        <w:rPr>
          <w:lang w:val="en-US"/>
        </w:rPr>
        <w:t>CLI</w:t>
      </w:r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с</w:t>
      </w:r>
      <w:r w:rsidR="00431F3D" w:rsidRPr="00621E76">
        <w:rPr>
          <w:lang w:val="ru-RU"/>
        </w:rPr>
        <w:t xml:space="preserve">трога типизація робить мову безпечнішою. С# </w:t>
      </w:r>
      <w:proofErr w:type="gramStart"/>
      <w:r w:rsidR="00431F3D" w:rsidRPr="00621E76">
        <w:rPr>
          <w:lang w:val="ru-RU"/>
        </w:rPr>
        <w:t>п</w:t>
      </w:r>
      <w:proofErr w:type="gramEnd"/>
      <w:r w:rsidR="00431F3D" w:rsidRPr="00621E76">
        <w:rPr>
          <w:lang w:val="ru-RU"/>
        </w:rPr>
        <w:t>ідтриму</w:t>
      </w:r>
      <w:r w:rsidR="00564F9C">
        <w:rPr>
          <w:lang w:val="ru-RU"/>
        </w:rPr>
        <w:t>є</w:t>
      </w:r>
      <w:r w:rsidR="00431F3D" w:rsidRPr="00621E76">
        <w:rPr>
          <w:lang w:val="ru-RU"/>
        </w:rPr>
        <w:t xml:space="preserve"> логічний тип </w:t>
      </w:r>
      <w:r w:rsidR="00564F9C">
        <w:rPr>
          <w:lang w:val="en-US"/>
        </w:rPr>
        <w:t>Boolean</w:t>
      </w:r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м</w:t>
      </w:r>
      <w:r w:rsidR="00431F3D" w:rsidRPr="00621E76">
        <w:rPr>
          <w:lang w:val="ru-RU"/>
        </w:rPr>
        <w:t>ова забезпечуе використання властивостей у класах, роблячи роботу з об</w:t>
      </w:r>
      <w:r w:rsidR="005654D1">
        <w:rPr>
          <w:lang w:val="ru-RU"/>
        </w:rPr>
        <w:t>`</w:t>
      </w:r>
      <w:r w:rsidR="00564F9C">
        <w:rPr>
          <w:lang w:val="ru-RU"/>
        </w:rPr>
        <w:t>є</w:t>
      </w:r>
      <w:r w:rsidR="00431F3D" w:rsidRPr="00621E76">
        <w:rPr>
          <w:lang w:val="ru-RU"/>
        </w:rPr>
        <w:t>ктами зручнішою та безпечнішою</w:t>
      </w:r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п</w:t>
      </w:r>
      <w:r w:rsidR="00431F3D" w:rsidRPr="00621E76">
        <w:rPr>
          <w:lang w:val="ru-RU"/>
        </w:rPr>
        <w:t>рограма на</w:t>
      </w:r>
      <w:proofErr w:type="gramStart"/>
      <w:r w:rsidR="00431F3D" w:rsidRPr="00621E76">
        <w:rPr>
          <w:lang w:val="ru-RU"/>
        </w:rPr>
        <w:t xml:space="preserve"> С</w:t>
      </w:r>
      <w:proofErr w:type="gramEnd"/>
      <w:r w:rsidR="00431F3D" w:rsidRPr="00621E76">
        <w:rPr>
          <w:lang w:val="ru-RU"/>
        </w:rPr>
        <w:t># краще структурована завдяки групуванню коду в простори</w:t>
      </w:r>
      <w:r w:rsidR="00564F9C">
        <w:rPr>
          <w:lang w:val="ru-RU"/>
        </w:rPr>
        <w:t xml:space="preserve"> </w:t>
      </w:r>
      <w:r w:rsidR="00431F3D" w:rsidRPr="00621E76">
        <w:rPr>
          <w:lang w:val="ru-RU"/>
        </w:rPr>
        <w:t>імен</w:t>
      </w:r>
      <w:r w:rsidR="00564F9C" w:rsidRPr="00564F9C">
        <w:rPr>
          <w:lang w:val="ru-RU"/>
        </w:rPr>
        <w:t>;</w:t>
      </w:r>
    </w:p>
    <w:p w:rsidR="00621E76" w:rsidRPr="00564F9C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о</w:t>
      </w:r>
      <w:r w:rsidR="00431F3D" w:rsidRPr="00564F9C">
        <w:rPr>
          <w:lang w:val="ru-RU"/>
        </w:rPr>
        <w:t>бмежене використання вказівників робить безпечнішою роботу з пам</w:t>
      </w:r>
      <w:proofErr w:type="gramStart"/>
      <w:r w:rsidR="005654D1">
        <w:rPr>
          <w:lang w:val="ru-RU"/>
        </w:rPr>
        <w:t>`</w:t>
      </w:r>
      <w:r w:rsidR="00431F3D" w:rsidRPr="00564F9C">
        <w:rPr>
          <w:lang w:val="ru-RU"/>
        </w:rPr>
        <w:t>я</w:t>
      </w:r>
      <w:proofErr w:type="gramEnd"/>
      <w:r w:rsidR="00431F3D" w:rsidRPr="00564F9C">
        <w:rPr>
          <w:lang w:val="ru-RU"/>
        </w:rPr>
        <w:t>т</w:t>
      </w:r>
      <w:r w:rsidR="00564F9C" w:rsidRPr="00564F9C">
        <w:rPr>
          <w:lang w:val="ru-RU"/>
        </w:rPr>
        <w:t>т</w:t>
      </w:r>
      <w:r w:rsidR="00431F3D" w:rsidRPr="00564F9C">
        <w:rPr>
          <w:lang w:val="ru-RU"/>
        </w:rPr>
        <w:t>ю</w:t>
      </w:r>
      <w:r>
        <w:rPr>
          <w:lang w:val="ru-RU"/>
        </w:rPr>
        <w:t>.</w:t>
      </w:r>
    </w:p>
    <w:p w:rsidR="00070348" w:rsidRPr="00AA02CE" w:rsidRDefault="00431F3D" w:rsidP="00561ECB">
      <w:pPr>
        <w:rPr>
          <w:lang w:val="ru-RU"/>
        </w:rPr>
      </w:pPr>
      <w:r w:rsidRPr="00A843E5">
        <w:rPr>
          <w:lang w:val="ru-RU"/>
        </w:rPr>
        <w:t>Перша версія</w:t>
      </w:r>
      <w:proofErr w:type="gramStart"/>
      <w:r w:rsidRPr="00A843E5">
        <w:rPr>
          <w:lang w:val="ru-RU"/>
        </w:rPr>
        <w:t xml:space="preserve"> С</w:t>
      </w:r>
      <w:proofErr w:type="gramEnd"/>
      <w:r w:rsidRPr="00A843E5">
        <w:rPr>
          <w:lang w:val="ru-RU"/>
        </w:rPr>
        <w:t xml:space="preserve"># 1.0 вийшла разом з </w:t>
      </w:r>
      <w:r w:rsidRPr="00A843E5">
        <w:rPr>
          <w:lang w:val="en-US"/>
        </w:rPr>
        <w:t>Microsoft</w:t>
      </w:r>
      <w:r w:rsidRPr="00A843E5">
        <w:rPr>
          <w:lang w:val="ru-RU"/>
        </w:rPr>
        <w:t xml:space="preserve"> </w:t>
      </w:r>
      <w:r w:rsidR="00AA02CE">
        <w:rPr>
          <w:lang w:val="en-US"/>
        </w:rPr>
        <w:t>Vis</w:t>
      </w:r>
      <w:r w:rsidRPr="00A843E5">
        <w:rPr>
          <w:lang w:val="en-US"/>
        </w:rPr>
        <w:t>ual</w:t>
      </w:r>
      <w:r w:rsidRPr="00A843E5">
        <w:rPr>
          <w:lang w:val="ru-RU"/>
        </w:rPr>
        <w:t xml:space="preserve"> </w:t>
      </w:r>
      <w:r w:rsidRPr="00A843E5">
        <w:rPr>
          <w:lang w:val="en-US"/>
        </w:rPr>
        <w:t>Studio</w:t>
      </w:r>
      <w:r w:rsidRPr="00A843E5">
        <w:rPr>
          <w:lang w:val="ru-RU"/>
        </w:rPr>
        <w:t xml:space="preserve"> .</w:t>
      </w:r>
      <w:r w:rsidRPr="00A843E5">
        <w:rPr>
          <w:lang w:val="en-US"/>
        </w:rPr>
        <w:t>NET</w:t>
      </w:r>
      <w:r w:rsidRPr="00A843E5">
        <w:rPr>
          <w:lang w:val="ru-RU"/>
        </w:rPr>
        <w:t xml:space="preserve"> </w:t>
      </w:r>
      <w:r w:rsidRPr="00A843E5">
        <w:rPr>
          <w:lang w:val="en-US"/>
        </w:rPr>
        <w:t>y</w:t>
      </w:r>
      <w:r w:rsidRPr="00A843E5">
        <w:rPr>
          <w:lang w:val="ru-RU"/>
        </w:rPr>
        <w:t xml:space="preserve"> лютому 2002 року. В липні 2015 року випущено версію</w:t>
      </w:r>
      <w:proofErr w:type="gramStart"/>
      <w:r w:rsidRPr="00A843E5">
        <w:rPr>
          <w:lang w:val="ru-RU"/>
        </w:rPr>
        <w:t xml:space="preserve"> С</w:t>
      </w:r>
      <w:proofErr w:type="gramEnd"/>
      <w:r w:rsidRPr="00A843E5">
        <w:rPr>
          <w:lang w:val="ru-RU"/>
        </w:rPr>
        <w:t># 6.0. Порівняно із першою версі</w:t>
      </w:r>
      <w:r w:rsidR="00AA02CE">
        <w:t>є</w:t>
      </w:r>
      <w:r w:rsidRPr="00A843E5">
        <w:rPr>
          <w:lang w:val="ru-RU"/>
        </w:rPr>
        <w:t>ю, мову</w:t>
      </w:r>
      <w:proofErr w:type="gramStart"/>
      <w:r w:rsidRPr="00A843E5">
        <w:rPr>
          <w:lang w:val="ru-RU"/>
        </w:rPr>
        <w:t xml:space="preserve"> С</w:t>
      </w:r>
      <w:proofErr w:type="gramEnd"/>
      <w:r w:rsidRPr="00A843E5">
        <w:rPr>
          <w:lang w:val="ru-RU"/>
        </w:rPr>
        <w:t># сут</w:t>
      </w:r>
      <w:r w:rsidR="00AA02CE">
        <w:rPr>
          <w:lang w:val="ru-RU"/>
        </w:rPr>
        <w:t>тє</w:t>
      </w:r>
      <w:r w:rsidRPr="00A843E5">
        <w:rPr>
          <w:lang w:val="ru-RU"/>
        </w:rPr>
        <w:t>во розвинули, доповнивши ії рядом вагомих рис, які роблять їі сучасною, гнучкою та перспективною для вирішення широкого кола завдань. Існу</w:t>
      </w:r>
      <w:r w:rsidR="00AA02CE">
        <w:rPr>
          <w:lang w:val="ru-RU"/>
        </w:rPr>
        <w:t>є</w:t>
      </w:r>
      <w:r w:rsidRPr="00A843E5">
        <w:rPr>
          <w:lang w:val="ru-RU"/>
        </w:rPr>
        <w:t xml:space="preserve"> кілька середовищ програмування, які </w:t>
      </w:r>
      <w:r w:rsidRPr="00A843E5">
        <w:rPr>
          <w:lang w:val="ru-RU"/>
        </w:rPr>
        <w:lastRenderedPageBreak/>
        <w:t xml:space="preserve">використовують мову С#, зокрема: </w:t>
      </w:r>
      <w:proofErr w:type="gramStart"/>
      <w:r w:rsidRPr="00A843E5">
        <w:rPr>
          <w:lang w:val="en-US"/>
        </w:rPr>
        <w:t>Microsoft</w:t>
      </w:r>
      <w:r w:rsidRPr="00A843E5">
        <w:rPr>
          <w:lang w:val="ru-RU"/>
        </w:rPr>
        <w:t xml:space="preserve"> </w:t>
      </w:r>
      <w:r w:rsidRPr="00A843E5">
        <w:rPr>
          <w:lang w:val="en-US"/>
        </w:rPr>
        <w:t>Visual</w:t>
      </w:r>
      <w:r w:rsidRPr="00A843E5">
        <w:rPr>
          <w:lang w:val="ru-RU"/>
        </w:rPr>
        <w:t xml:space="preserve"> </w:t>
      </w:r>
      <w:r w:rsidRPr="00A843E5">
        <w:rPr>
          <w:lang w:val="en-US"/>
        </w:rPr>
        <w:t>Studio</w:t>
      </w:r>
      <w:r w:rsidRPr="00A843E5">
        <w:rPr>
          <w:lang w:val="ru-RU"/>
        </w:rPr>
        <w:t xml:space="preserve">, </w:t>
      </w:r>
      <w:r w:rsidRPr="00A843E5">
        <w:rPr>
          <w:lang w:val="en-US"/>
        </w:rPr>
        <w:t>MonoDevelop</w:t>
      </w:r>
      <w:r w:rsidRPr="00A843E5">
        <w:rPr>
          <w:lang w:val="ru-RU"/>
        </w:rPr>
        <w:t xml:space="preserve">, </w:t>
      </w:r>
      <w:r w:rsidRPr="00A843E5">
        <w:rPr>
          <w:lang w:val="en-US"/>
        </w:rPr>
        <w:t>SharpDevelop</w:t>
      </w:r>
      <w:r w:rsidRPr="00A843E5">
        <w:rPr>
          <w:lang w:val="ru-RU"/>
        </w:rPr>
        <w:t xml:space="preserve"> тошо.</w:t>
      </w:r>
      <w:proofErr w:type="gramEnd"/>
    </w:p>
    <w:p w:rsidR="00431F3D" w:rsidRPr="00AA02CE" w:rsidRDefault="00431F3D" w:rsidP="00070348">
      <w:pPr>
        <w:rPr>
          <w:lang w:val="ru-RU"/>
        </w:rPr>
      </w:pPr>
      <w:r w:rsidRPr="00AA02CE">
        <w:rPr>
          <w:lang w:val="ru-RU"/>
        </w:rPr>
        <w:t xml:space="preserve">Найвживанішим з них </w:t>
      </w:r>
      <w:r w:rsidR="00AA02CE">
        <w:t>є</w:t>
      </w:r>
      <w:r w:rsidRPr="00AA02CE">
        <w:rPr>
          <w:lang w:val="ru-RU"/>
        </w:rPr>
        <w:t xml:space="preserve"> інтегроване середовище розробки </w:t>
      </w:r>
      <w:r w:rsidRPr="00431F3D">
        <w:rPr>
          <w:lang w:val="en-US"/>
        </w:rPr>
        <w:t>Microsoft</w:t>
      </w:r>
      <w:r w:rsidRPr="00AA02CE">
        <w:rPr>
          <w:lang w:val="ru-RU"/>
        </w:rPr>
        <w:t xml:space="preserve"> </w:t>
      </w:r>
      <w:r w:rsidRPr="00431F3D">
        <w:rPr>
          <w:lang w:val="en-US"/>
        </w:rPr>
        <w:t>Visual</w:t>
      </w:r>
      <w:r w:rsidRPr="00AA02CE">
        <w:rPr>
          <w:lang w:val="ru-RU"/>
        </w:rPr>
        <w:t xml:space="preserve"> </w:t>
      </w:r>
      <w:r w:rsidRPr="00431F3D">
        <w:rPr>
          <w:lang w:val="en-US"/>
        </w:rPr>
        <w:t>Studio</w:t>
      </w:r>
      <w:r w:rsidR="00AA02CE">
        <w:rPr>
          <w:lang w:val="ru-RU"/>
        </w:rPr>
        <w:t xml:space="preserve">, яке, </w:t>
      </w:r>
      <w:proofErr w:type="gramStart"/>
      <w:r w:rsidR="00AA02CE">
        <w:rPr>
          <w:lang w:val="ru-RU"/>
        </w:rPr>
        <w:t>кр</w:t>
      </w:r>
      <w:proofErr w:type="gramEnd"/>
      <w:r w:rsidR="00AA02CE">
        <w:rPr>
          <w:lang w:val="ru-RU"/>
        </w:rPr>
        <w:t>ім С#, підтримує</w:t>
      </w:r>
      <w:r w:rsidRPr="00AA02CE">
        <w:rPr>
          <w:lang w:val="ru-RU"/>
        </w:rPr>
        <w:t xml:space="preserve"> і ряд інших мов </w:t>
      </w:r>
      <w:r w:rsidR="00AA02CE">
        <w:rPr>
          <w:lang w:val="ru-RU"/>
        </w:rPr>
        <w:t>п</w:t>
      </w:r>
      <w:r w:rsidRPr="00AA02CE">
        <w:rPr>
          <w:lang w:val="ru-RU"/>
        </w:rPr>
        <w:t>рограмування, а також забезпечуе великий набір класів д</w:t>
      </w:r>
      <w:r w:rsidR="00AA02CE">
        <w:rPr>
          <w:lang w:val="ru-RU"/>
        </w:rPr>
        <w:t>л</w:t>
      </w:r>
      <w:r w:rsidRPr="00AA02CE">
        <w:rPr>
          <w:lang w:val="ru-RU"/>
        </w:rPr>
        <w:t>я розв</w:t>
      </w:r>
      <w:r w:rsidR="005654D1">
        <w:rPr>
          <w:lang w:val="ru-RU"/>
        </w:rPr>
        <w:t>`</w:t>
      </w:r>
      <w:r w:rsidRPr="00AA02CE">
        <w:rPr>
          <w:lang w:val="ru-RU"/>
        </w:rPr>
        <w:t>язування різних завдань.</w:t>
      </w:r>
    </w:p>
    <w:p w:rsidR="00627805" w:rsidRDefault="00BE7AC9" w:rsidP="00456E2C">
      <w:pPr>
        <w:pStyle w:val="3"/>
        <w:jc w:val="left"/>
        <w:rPr>
          <w:lang w:val="en-US"/>
        </w:rPr>
      </w:pPr>
      <w:bookmarkStart w:id="27" w:name="_Toc484476830"/>
      <w:bookmarkStart w:id="28" w:name="_Toc484480118"/>
      <w:r w:rsidRPr="00BE7AC9">
        <w:rPr>
          <w:lang w:val="en-US"/>
        </w:rPr>
        <w:t xml:space="preserve">Технологія </w:t>
      </w:r>
      <w:r w:rsidR="008E4C4C">
        <w:rPr>
          <w:lang w:val="en-US"/>
        </w:rPr>
        <w:t>WPF</w:t>
      </w:r>
      <w:bookmarkEnd w:id="27"/>
      <w:bookmarkEnd w:id="28"/>
    </w:p>
    <w:p w:rsidR="008E4C4C" w:rsidRDefault="008E4C4C" w:rsidP="008E4C4C">
      <w:pPr>
        <w:rPr>
          <w:lang w:val="en-US"/>
        </w:rPr>
      </w:pPr>
      <w:r w:rsidRPr="008E4C4C">
        <w:rPr>
          <w:lang w:val="ru-RU"/>
        </w:rPr>
        <w:t>Технологія</w:t>
      </w:r>
      <w:r w:rsidRPr="008E4C4C">
        <w:rPr>
          <w:lang w:val="en-US"/>
        </w:rPr>
        <w:t xml:space="preserve"> WPF (Windows Presentation Foundation) </w:t>
      </w:r>
      <w:r w:rsidRPr="008E4C4C">
        <w:rPr>
          <w:lang w:val="ru-RU"/>
        </w:rPr>
        <w:t>є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частина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платформи</w:t>
      </w:r>
      <w:r w:rsidRPr="008E4C4C">
        <w:rPr>
          <w:lang w:val="en-US"/>
        </w:rPr>
        <w:t xml:space="preserve"> .NET </w:t>
      </w:r>
      <w:r w:rsidRPr="008E4C4C">
        <w:rPr>
          <w:lang w:val="ru-RU"/>
        </w:rPr>
        <w:t>і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являє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собою</w:t>
      </w:r>
      <w:r w:rsidRPr="008E4C4C">
        <w:rPr>
          <w:lang w:val="en-US"/>
        </w:rPr>
        <w:t xml:space="preserve"> </w:t>
      </w:r>
      <w:proofErr w:type="gramStart"/>
      <w:r w:rsidRPr="008E4C4C">
        <w:rPr>
          <w:lang w:val="ru-RU"/>
        </w:rPr>
        <w:t>п</w:t>
      </w:r>
      <w:proofErr w:type="gramEnd"/>
      <w:r w:rsidRPr="008E4C4C">
        <w:rPr>
          <w:lang w:val="ru-RU"/>
        </w:rPr>
        <w:t>ідсистему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для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побудови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графічних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інтерфейсів</w:t>
      </w:r>
      <w:r>
        <w:rPr>
          <w:lang w:val="en-US"/>
        </w:rPr>
        <w:t xml:space="preserve"> </w:t>
      </w:r>
      <w:r>
        <w:t>для користувачів</w:t>
      </w:r>
      <w:r w:rsidRPr="008E4C4C">
        <w:rPr>
          <w:lang w:val="en-US"/>
        </w:rPr>
        <w:t>.</w:t>
      </w:r>
    </w:p>
    <w:p w:rsidR="005F32A0" w:rsidRPr="005F32A0" w:rsidRDefault="005F32A0" w:rsidP="008E4C4C">
      <w:pPr>
        <w:rPr>
          <w:lang w:val="en-US"/>
        </w:rPr>
      </w:pPr>
      <w:r w:rsidRPr="005F32A0">
        <w:rPr>
          <w:lang w:val="ru-RU"/>
        </w:rPr>
        <w:t>Якщо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при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створенні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традиційних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додаткі</w:t>
      </w:r>
      <w:proofErr w:type="gramStart"/>
      <w:r w:rsidRPr="005F32A0">
        <w:rPr>
          <w:lang w:val="ru-RU"/>
        </w:rPr>
        <w:t>в</w:t>
      </w:r>
      <w:proofErr w:type="gramEnd"/>
      <w:r w:rsidRPr="005F32A0">
        <w:rPr>
          <w:lang w:val="en-US"/>
        </w:rPr>
        <w:t xml:space="preserve"> </w:t>
      </w:r>
      <w:proofErr w:type="gramStart"/>
      <w:r w:rsidRPr="005F32A0">
        <w:rPr>
          <w:lang w:val="ru-RU"/>
        </w:rPr>
        <w:t>на</w:t>
      </w:r>
      <w:proofErr w:type="gramEnd"/>
      <w:r w:rsidRPr="005F32A0">
        <w:rPr>
          <w:lang w:val="en-US"/>
        </w:rPr>
        <w:t xml:space="preserve"> </w:t>
      </w:r>
      <w:r w:rsidRPr="005F32A0">
        <w:rPr>
          <w:lang w:val="ru-RU"/>
        </w:rPr>
        <w:t>основі</w:t>
      </w:r>
      <w:r w:rsidRPr="005F32A0">
        <w:rPr>
          <w:lang w:val="en-US"/>
        </w:rPr>
        <w:t xml:space="preserve"> WinForms </w:t>
      </w:r>
      <w:r w:rsidRPr="005F32A0">
        <w:rPr>
          <w:lang w:val="ru-RU"/>
        </w:rPr>
        <w:t>за</w:t>
      </w:r>
      <w:r w:rsidRPr="005F32A0">
        <w:rPr>
          <w:lang w:val="en-US"/>
        </w:rPr>
        <w:t xml:space="preserve"> </w:t>
      </w:r>
      <w:r>
        <w:rPr>
          <w:lang w:val="ru-RU"/>
        </w:rPr>
        <w:t>малювання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елементів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управління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графіки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відповідали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такі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частини</w:t>
      </w:r>
      <w:r w:rsidRPr="005F32A0">
        <w:rPr>
          <w:lang w:val="en-US"/>
        </w:rPr>
        <w:t xml:space="preserve"> </w:t>
      </w:r>
      <w:r>
        <w:rPr>
          <w:lang w:val="ru-RU"/>
        </w:rPr>
        <w:t>операційної</w:t>
      </w:r>
      <w:r w:rsidRPr="005F32A0">
        <w:rPr>
          <w:lang w:val="en-US"/>
        </w:rPr>
        <w:t xml:space="preserve"> </w:t>
      </w:r>
      <w:r>
        <w:rPr>
          <w:lang w:val="ru-RU"/>
        </w:rPr>
        <w:t>системи</w:t>
      </w:r>
      <w:r w:rsidRPr="005F32A0">
        <w:rPr>
          <w:lang w:val="en-US"/>
        </w:rPr>
        <w:t xml:space="preserve"> Windows, </w:t>
      </w:r>
      <w:r w:rsidRPr="005F32A0">
        <w:rPr>
          <w:lang w:val="ru-RU"/>
        </w:rPr>
        <w:t>як</w:t>
      </w:r>
      <w:r w:rsidRPr="005F32A0">
        <w:rPr>
          <w:lang w:val="en-US"/>
        </w:rPr>
        <w:t xml:space="preserve"> User32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GDI +, </w:t>
      </w:r>
      <w:r w:rsidRPr="005F32A0">
        <w:rPr>
          <w:lang w:val="ru-RU"/>
        </w:rPr>
        <w:t>то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додатки</w:t>
      </w:r>
      <w:r w:rsidRPr="005F32A0">
        <w:rPr>
          <w:lang w:val="en-US"/>
        </w:rPr>
        <w:t xml:space="preserve"> WPF </w:t>
      </w:r>
      <w:r w:rsidRPr="005F32A0">
        <w:rPr>
          <w:lang w:val="ru-RU"/>
        </w:rPr>
        <w:t>засновані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DirectX. </w:t>
      </w:r>
      <w:r w:rsidRPr="005F32A0">
        <w:rPr>
          <w:lang w:val="ru-RU"/>
        </w:rPr>
        <w:t>У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цьому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полягає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ключова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особливість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рендеринга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графіки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</w:t>
      </w:r>
      <w:r w:rsidRPr="005F32A0">
        <w:rPr>
          <w:lang w:val="en-US"/>
        </w:rPr>
        <w:t xml:space="preserve"> WPF: </w:t>
      </w:r>
      <w:r w:rsidRPr="005F32A0">
        <w:rPr>
          <w:lang w:val="ru-RU"/>
        </w:rPr>
        <w:t>використовуючи</w:t>
      </w:r>
      <w:r w:rsidRPr="005F32A0">
        <w:rPr>
          <w:lang w:val="en-US"/>
        </w:rPr>
        <w:t xml:space="preserve"> WPF, </w:t>
      </w:r>
      <w:r w:rsidRPr="005F32A0">
        <w:rPr>
          <w:lang w:val="ru-RU"/>
        </w:rPr>
        <w:t>значна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частина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роботи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відображенні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графіки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як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найпростіших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кнопочок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так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складних</w:t>
      </w:r>
      <w:r w:rsidRPr="005F32A0">
        <w:rPr>
          <w:lang w:val="en-US"/>
        </w:rPr>
        <w:t xml:space="preserve"> 3D-</w:t>
      </w:r>
      <w:r w:rsidRPr="005F32A0">
        <w:rPr>
          <w:lang w:val="ru-RU"/>
        </w:rPr>
        <w:t>моделей</w:t>
      </w:r>
      <w:r w:rsidRPr="005F32A0">
        <w:rPr>
          <w:lang w:val="en-US"/>
        </w:rPr>
        <w:t xml:space="preserve">, </w:t>
      </w:r>
      <w:r>
        <w:rPr>
          <w:lang w:val="ru-RU"/>
        </w:rPr>
        <w:t>лягає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графічний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процесор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відеокарті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що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також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дозволяє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скористатися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апаратним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прискоренням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графіки</w:t>
      </w:r>
      <w:r w:rsidRPr="005F32A0">
        <w:rPr>
          <w:lang w:val="en-US"/>
        </w:rPr>
        <w:t>.</w:t>
      </w:r>
    </w:p>
    <w:p w:rsidR="008E4C4C" w:rsidRPr="005F32A0" w:rsidRDefault="005F32A0" w:rsidP="008E4C4C">
      <w:pPr>
        <w:rPr>
          <w:lang w:val="en-US"/>
        </w:rPr>
      </w:pPr>
      <w:r w:rsidRPr="005F32A0">
        <w:rPr>
          <w:lang w:val="ru-RU"/>
        </w:rPr>
        <w:t>Однією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з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важливих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особливостей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є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використання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мови</w:t>
      </w:r>
      <w:r w:rsidRPr="005F32A0">
        <w:rPr>
          <w:lang w:val="en-US"/>
        </w:rPr>
        <w:t xml:space="preserve"> </w:t>
      </w:r>
      <w:r>
        <w:rPr>
          <w:lang w:val="ru-RU"/>
        </w:rPr>
        <w:t>декларативної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розмітки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інтерфейсу</w:t>
      </w:r>
      <w:r w:rsidRPr="005F32A0">
        <w:rPr>
          <w:lang w:val="en-US"/>
        </w:rPr>
        <w:t xml:space="preserve"> XAML, </w:t>
      </w:r>
      <w:r w:rsidRPr="005F32A0">
        <w:rPr>
          <w:lang w:val="ru-RU"/>
        </w:rPr>
        <w:t>заснованого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XML: </w:t>
      </w:r>
      <w:r w:rsidRPr="005F32A0">
        <w:rPr>
          <w:lang w:val="ru-RU"/>
        </w:rPr>
        <w:t>ви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можете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створювати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насичений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графічний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інтерфейс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використовуючи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або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декларативне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оголошення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інтерфейсу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або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код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керованих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мовах</w:t>
      </w:r>
      <w:r w:rsidRPr="005F32A0">
        <w:rPr>
          <w:lang w:val="en-US"/>
        </w:rPr>
        <w:t xml:space="preserve"> C #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VB.NET, </w:t>
      </w:r>
      <w:r w:rsidRPr="005F32A0">
        <w:rPr>
          <w:lang w:val="ru-RU"/>
        </w:rPr>
        <w:t>або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поєднувати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те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інше</w:t>
      </w:r>
      <w:r w:rsidRPr="005F32A0">
        <w:rPr>
          <w:lang w:val="en-US"/>
        </w:rPr>
        <w:t>.</w:t>
      </w:r>
    </w:p>
    <w:p w:rsidR="008E4C4C" w:rsidRPr="00224DDA" w:rsidRDefault="005F32A0" w:rsidP="005F32A0">
      <w:pPr>
        <w:ind w:left="720" w:firstLine="0"/>
        <w:rPr>
          <w:bCs/>
          <w:lang w:val="ru-RU"/>
        </w:rPr>
      </w:pPr>
      <w:r w:rsidRPr="00224DDA">
        <w:rPr>
          <w:bCs/>
          <w:lang w:val="ru-RU"/>
        </w:rPr>
        <w:t>Переваги</w:t>
      </w:r>
      <w:r w:rsidR="008E4C4C" w:rsidRPr="00224DDA">
        <w:rPr>
          <w:bCs/>
          <w:lang w:val="ru-RU"/>
        </w:rPr>
        <w:t xml:space="preserve"> </w:t>
      </w:r>
      <w:r w:rsidR="00A2359C">
        <w:rPr>
          <w:bCs/>
          <w:lang w:val="ru-RU"/>
        </w:rPr>
        <w:t xml:space="preserve">використання </w:t>
      </w:r>
      <w:r w:rsidR="008E4C4C" w:rsidRPr="00224DDA">
        <w:rPr>
          <w:bCs/>
          <w:lang w:val="ru-RU"/>
        </w:rPr>
        <w:t>WPF</w:t>
      </w:r>
      <w:r w:rsidR="00224DDA">
        <w:rPr>
          <w:bCs/>
          <w:lang w:val="ru-RU"/>
        </w:rPr>
        <w:t>:</w:t>
      </w:r>
    </w:p>
    <w:p w:rsidR="005F32A0" w:rsidRPr="005F32A0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t>в</w:t>
      </w:r>
      <w:r w:rsidR="005F32A0" w:rsidRPr="005F32A0">
        <w:rPr>
          <w:lang w:val="ru-RU"/>
        </w:rPr>
        <w:t>икористання традиційних мов .NET-платформи - C # і VB.NET для створення логіки додатка;</w:t>
      </w:r>
    </w:p>
    <w:p w:rsidR="008E4C4C" w:rsidRPr="005F32A0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t>м</w:t>
      </w:r>
      <w:r w:rsidR="005F32A0" w:rsidRPr="005F32A0">
        <w:rPr>
          <w:lang w:val="ru-RU"/>
        </w:rPr>
        <w:t xml:space="preserve">ожливість </w:t>
      </w:r>
      <w:proofErr w:type="gramStart"/>
      <w:r w:rsidR="005F32A0" w:rsidRPr="005F32A0">
        <w:rPr>
          <w:lang w:val="ru-RU"/>
        </w:rPr>
        <w:t>декларативного</w:t>
      </w:r>
      <w:proofErr w:type="gramEnd"/>
      <w:r w:rsidR="005F32A0" w:rsidRPr="005F32A0">
        <w:rPr>
          <w:lang w:val="ru-RU"/>
        </w:rPr>
        <w:t xml:space="preserve"> визначення графічного інтерфейсу за допомогою спеціальної мови розмітки XAML, заснованому на xml і представляє альтернативу програмному створення графіки та </w:t>
      </w:r>
      <w:r w:rsidR="005F32A0" w:rsidRPr="005F32A0">
        <w:rPr>
          <w:lang w:val="ru-RU"/>
        </w:rPr>
        <w:lastRenderedPageBreak/>
        <w:t>елементів управління, а також можливість комбінувати XAML і C # / VB.NET</w:t>
      </w:r>
      <w:r>
        <w:rPr>
          <w:lang w:val="ru-RU"/>
        </w:rPr>
        <w:t>;</w:t>
      </w:r>
    </w:p>
    <w:p w:rsidR="008E4C4C" w:rsidRPr="005F32A0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bCs/>
          <w:lang w:val="ru-RU"/>
        </w:rPr>
        <w:t>н</w:t>
      </w:r>
      <w:r w:rsidR="005F32A0" w:rsidRPr="005F32A0">
        <w:rPr>
          <w:bCs/>
          <w:lang w:val="ru-RU"/>
        </w:rPr>
        <w:t xml:space="preserve">езалежність від дозволу екрану: оскільки в WPF всі елементи вимірюються в незалежних від пристрою одиницях, додатки на WPF легко масштабуються </w:t>
      </w:r>
      <w:proofErr w:type="gramStart"/>
      <w:r w:rsidR="005F32A0" w:rsidRPr="005F32A0">
        <w:rPr>
          <w:bCs/>
          <w:lang w:val="ru-RU"/>
        </w:rPr>
        <w:t>п</w:t>
      </w:r>
      <w:proofErr w:type="gramEnd"/>
      <w:r w:rsidR="005F32A0" w:rsidRPr="005F32A0">
        <w:rPr>
          <w:bCs/>
          <w:lang w:val="ru-RU"/>
        </w:rPr>
        <w:t xml:space="preserve">ід різні екрани з різним </w:t>
      </w:r>
      <w:r w:rsidR="00B331BA">
        <w:rPr>
          <w:bCs/>
          <w:lang w:val="ru-RU"/>
        </w:rPr>
        <w:t>розширенням</w:t>
      </w:r>
      <w:r>
        <w:rPr>
          <w:bCs/>
          <w:lang w:val="ru-RU"/>
        </w:rPr>
        <w:t>;</w:t>
      </w:r>
    </w:p>
    <w:p w:rsidR="008E4C4C" w:rsidRPr="008E4C4C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t>н</w:t>
      </w:r>
      <w:r w:rsidR="00B331BA" w:rsidRPr="00B331BA">
        <w:rPr>
          <w:lang w:val="ru-RU"/>
        </w:rPr>
        <w:t>ові можливості, яких складно було досягти в WinForms, наприклад, створення тривимірних моделей, прив</w:t>
      </w:r>
      <w:proofErr w:type="gramStart"/>
      <w:r w:rsidR="005654D1">
        <w:rPr>
          <w:lang w:val="ru-RU"/>
        </w:rPr>
        <w:t>`</w:t>
      </w:r>
      <w:r w:rsidR="00B331BA" w:rsidRPr="00B331BA">
        <w:rPr>
          <w:lang w:val="ru-RU"/>
        </w:rPr>
        <w:t>я</w:t>
      </w:r>
      <w:proofErr w:type="gramEnd"/>
      <w:r w:rsidR="00B331BA" w:rsidRPr="00B331BA">
        <w:rPr>
          <w:lang w:val="ru-RU"/>
        </w:rPr>
        <w:t>зка даних, використання таких елементів, як стилі, шаблони, теми і ін</w:t>
      </w:r>
      <w:r>
        <w:rPr>
          <w:lang w:val="ru-RU"/>
        </w:rPr>
        <w:t>;</w:t>
      </w:r>
    </w:p>
    <w:p w:rsidR="008E4C4C" w:rsidRPr="008E4C4C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t>х</w:t>
      </w:r>
      <w:r w:rsidR="00B331BA" w:rsidRPr="00B331BA">
        <w:rPr>
          <w:lang w:val="ru-RU"/>
        </w:rPr>
        <w:t>орошу взаємодію з WinForms, завдяки чому, наприклад, в додатках WPF можна використовувати традиційні елементи управління з WinForms.</w:t>
      </w:r>
    </w:p>
    <w:p w:rsidR="008E4C4C" w:rsidRPr="00B331BA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bCs/>
          <w:lang w:val="ru-RU"/>
        </w:rPr>
        <w:t>б</w:t>
      </w:r>
      <w:r w:rsidR="00B331BA" w:rsidRPr="00B331BA">
        <w:rPr>
          <w:bCs/>
          <w:lang w:val="ru-RU"/>
        </w:rPr>
        <w:t xml:space="preserve">агаті можливості по створенню </w:t>
      </w:r>
      <w:proofErr w:type="gramStart"/>
      <w:r w:rsidR="00B331BA" w:rsidRPr="00B331BA">
        <w:rPr>
          <w:bCs/>
          <w:lang w:val="ru-RU"/>
        </w:rPr>
        <w:t>р</w:t>
      </w:r>
      <w:proofErr w:type="gramEnd"/>
      <w:r w:rsidR="00B331BA" w:rsidRPr="00B331BA">
        <w:rPr>
          <w:bCs/>
          <w:lang w:val="ru-RU"/>
        </w:rPr>
        <w:t>ізних додатків: це і мультимедіа, і двомірна і тривимірна графіка, і багатий набір вбудованих елементів управління, а також можливість самим створювати нові елементи, створення анімацій, прив</w:t>
      </w:r>
      <w:r w:rsidR="005654D1">
        <w:rPr>
          <w:bCs/>
          <w:lang w:val="ru-RU"/>
        </w:rPr>
        <w:t>`</w:t>
      </w:r>
      <w:r w:rsidR="00B331BA" w:rsidRPr="00B331BA">
        <w:rPr>
          <w:bCs/>
          <w:lang w:val="ru-RU"/>
        </w:rPr>
        <w:t>язка даних, стилі, шаблони, теми і багато іншого</w:t>
      </w:r>
      <w:r>
        <w:rPr>
          <w:bCs/>
          <w:lang w:val="ru-RU"/>
        </w:rPr>
        <w:t>;</w:t>
      </w:r>
    </w:p>
    <w:p w:rsidR="00B331BA" w:rsidRPr="00B331BA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bCs/>
          <w:lang w:val="ru-RU"/>
        </w:rPr>
        <w:t>а</w:t>
      </w:r>
      <w:r w:rsidR="00B331BA" w:rsidRPr="00B331BA">
        <w:rPr>
          <w:bCs/>
          <w:lang w:val="ru-RU"/>
        </w:rPr>
        <w:t>паратне прискорення графіки - незалежно від того, чи працюєте ви з 2D або 3D, графікою або текстом, все компоненти програми транслюються в об</w:t>
      </w:r>
      <w:r w:rsidR="005654D1">
        <w:rPr>
          <w:bCs/>
          <w:lang w:val="ru-RU"/>
        </w:rPr>
        <w:t>`</w:t>
      </w:r>
      <w:r w:rsidR="00B331BA" w:rsidRPr="00B331BA">
        <w:rPr>
          <w:bCs/>
          <w:lang w:val="ru-RU"/>
        </w:rPr>
        <w:t xml:space="preserve">єкти, зрозумілі Direct3D, і потім візуалізуються за допомогою процесора на відеокарті, що </w:t>
      </w:r>
      <w:proofErr w:type="gramStart"/>
      <w:r w:rsidR="00B331BA" w:rsidRPr="00B331BA">
        <w:rPr>
          <w:bCs/>
          <w:lang w:val="ru-RU"/>
        </w:rPr>
        <w:t>п</w:t>
      </w:r>
      <w:proofErr w:type="gramEnd"/>
      <w:r w:rsidR="00B331BA" w:rsidRPr="00B331BA">
        <w:rPr>
          <w:bCs/>
          <w:lang w:val="ru-RU"/>
        </w:rPr>
        <w:t>ідвищує продуктивність</w:t>
      </w:r>
      <w:r>
        <w:rPr>
          <w:bCs/>
          <w:lang w:val="ru-RU"/>
        </w:rPr>
        <w:t>, робить графіком більш плавною;</w:t>
      </w:r>
    </w:p>
    <w:p w:rsidR="00B331BA" w:rsidRPr="00B331BA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t>с</w:t>
      </w:r>
      <w:r w:rsidR="00B331BA" w:rsidRPr="00B331BA">
        <w:rPr>
          <w:lang w:val="ru-RU"/>
        </w:rPr>
        <w:t xml:space="preserve">творення додатків </w:t>
      </w:r>
      <w:proofErr w:type="gramStart"/>
      <w:r w:rsidR="00B331BA" w:rsidRPr="00B331BA">
        <w:rPr>
          <w:lang w:val="ru-RU"/>
        </w:rPr>
        <w:t>п</w:t>
      </w:r>
      <w:proofErr w:type="gramEnd"/>
      <w:r w:rsidR="00B331BA" w:rsidRPr="00B331BA">
        <w:rPr>
          <w:lang w:val="ru-RU"/>
        </w:rPr>
        <w:t>ід безліч ОС сімейства Windows - від Windows XP до Windows 10</w:t>
      </w:r>
    </w:p>
    <w:p w:rsidR="00B331BA" w:rsidRPr="00B331BA" w:rsidRDefault="00B331BA" w:rsidP="00B331BA">
      <w:pPr>
        <w:rPr>
          <w:lang w:val="ru-RU"/>
        </w:rPr>
      </w:pPr>
      <w:r w:rsidRPr="00B331BA">
        <w:rPr>
          <w:lang w:val="ru-RU"/>
        </w:rPr>
        <w:t xml:space="preserve">У той же час WPF має певні обмеження. Незважаючи на </w:t>
      </w:r>
      <w:proofErr w:type="gramStart"/>
      <w:r w:rsidRPr="00B331BA">
        <w:rPr>
          <w:lang w:val="ru-RU"/>
        </w:rPr>
        <w:t>п</w:t>
      </w:r>
      <w:proofErr w:type="gramEnd"/>
      <w:r w:rsidRPr="00B331BA">
        <w:rPr>
          <w:lang w:val="ru-RU"/>
        </w:rPr>
        <w:t>ідтримку тривимірної візуалізації, для створення додатків з великою кількістю тривимірних зображень, перш за все ігор, краще використовувати інші засоби - DirectX або спеціальні фреймворки, такі як Monogame або Unity.</w:t>
      </w:r>
    </w:p>
    <w:p w:rsidR="00B331BA" w:rsidRDefault="00B331BA" w:rsidP="005C6808">
      <w:pPr>
        <w:rPr>
          <w:lang w:val="ru-RU"/>
        </w:rPr>
      </w:pPr>
      <w:r w:rsidRPr="00B331BA">
        <w:rPr>
          <w:lang w:val="ru-RU"/>
        </w:rPr>
        <w:lastRenderedPageBreak/>
        <w:t>Також варто враховувати, що в порівнянні з додатками на Windows Forms обсяг програм на WPF і споживання ними пам</w:t>
      </w:r>
      <w:proofErr w:type="gramStart"/>
      <w:r w:rsidR="005654D1">
        <w:rPr>
          <w:lang w:val="ru-RU"/>
        </w:rPr>
        <w:t>`</w:t>
      </w:r>
      <w:r w:rsidRPr="00B331BA">
        <w:rPr>
          <w:lang w:val="ru-RU"/>
        </w:rPr>
        <w:t>я</w:t>
      </w:r>
      <w:proofErr w:type="gramEnd"/>
      <w:r w:rsidRPr="00B331BA">
        <w:rPr>
          <w:lang w:val="ru-RU"/>
        </w:rPr>
        <w:t xml:space="preserve">ті в процесі роботи в середньому трохи вище. Але це з лишком компенсується більш </w:t>
      </w:r>
      <w:proofErr w:type="gramStart"/>
      <w:r w:rsidRPr="00B331BA">
        <w:rPr>
          <w:lang w:val="ru-RU"/>
        </w:rPr>
        <w:t>широкими</w:t>
      </w:r>
      <w:proofErr w:type="gramEnd"/>
      <w:r w:rsidRPr="00B331BA">
        <w:rPr>
          <w:lang w:val="ru-RU"/>
        </w:rPr>
        <w:t xml:space="preserve"> графічними можливостями і провишенной п</w:t>
      </w:r>
      <w:r w:rsidR="005C6808">
        <w:rPr>
          <w:lang w:val="ru-RU"/>
        </w:rPr>
        <w:t xml:space="preserve">родуктивністю при відображенні </w:t>
      </w:r>
    </w:p>
    <w:p w:rsidR="008E4C4C" w:rsidRPr="00533DDB" w:rsidRDefault="005C6808" w:rsidP="005C6808">
      <w:r>
        <w:rPr>
          <w:lang w:val="ru-RU"/>
        </w:rPr>
        <w:t xml:space="preserve">Схематично </w:t>
      </w:r>
      <w:proofErr w:type="gramStart"/>
      <w:r>
        <w:rPr>
          <w:lang w:val="ru-RU"/>
        </w:rPr>
        <w:t>арх</w:t>
      </w:r>
      <w:proofErr w:type="gramEnd"/>
      <w:r>
        <w:rPr>
          <w:lang w:val="ru-RU"/>
        </w:rPr>
        <w:t>ітектура</w:t>
      </w:r>
      <w:r w:rsidR="00B331BA" w:rsidRPr="00B331BA">
        <w:rPr>
          <w:lang w:val="ru-RU"/>
        </w:rPr>
        <w:t xml:space="preserve"> WPF </w:t>
      </w:r>
      <w:r w:rsidR="00171051">
        <w:rPr>
          <w:lang w:val="ru-RU"/>
        </w:rPr>
        <w:t>зображена на р</w:t>
      </w:r>
      <w:r>
        <w:rPr>
          <w:lang w:val="ru-RU"/>
        </w:rPr>
        <w:t>ис.1.2.</w:t>
      </w:r>
      <w:r w:rsidR="008E4C4C" w:rsidRPr="008E4C4C">
        <w:rPr>
          <w:noProof/>
          <w:lang w:eastAsia="uk-UA"/>
        </w:rPr>
        <mc:AlternateContent>
          <mc:Choice Requires="wps">
            <w:drawing>
              <wp:inline distT="0" distB="0" distL="0" distR="0" wp14:anchorId="58063CDD" wp14:editId="0259D211">
                <wp:extent cx="308610" cy="308610"/>
                <wp:effectExtent l="0" t="0" r="0" b="0"/>
                <wp:docPr id="43" name="Прямоугольник 43" descr="Архитектура WP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43" o:spid="_x0000_s1026" alt="Описание: Архитектура WPF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" filled="f" stroked="f">
                <o:lock v:ext="edit" aspectratio="t"/>
                <w10:anchorlock/>
              </v:rect>
            </w:pict>
          </mc:Fallback>
        </mc:AlternateContent>
      </w:r>
    </w:p>
    <w:p w:rsidR="00B331BA" w:rsidRDefault="00B331BA" w:rsidP="00B331BA">
      <w:pPr>
        <w:ind w:firstLine="0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4ADC793E" wp14:editId="072419AB">
            <wp:extent cx="5940425" cy="401256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1BA" w:rsidRPr="005A37FC" w:rsidRDefault="005C6808" w:rsidP="00B331BA">
      <w:pPr>
        <w:ind w:firstLine="0"/>
        <w:jc w:val="center"/>
        <w:rPr>
          <w:lang w:val="ru-RU"/>
          <w:rPrChange w:id="29" w:author="Roksolana" w:date="2017-06-06T02:39:00Z">
            <w:rPr>
              <w:lang w:val="en-US"/>
            </w:rPr>
          </w:rPrChange>
        </w:rPr>
      </w:pPr>
      <w:r>
        <w:rPr>
          <w:lang w:val="ru-RU"/>
        </w:rPr>
        <w:t>Рис.1.2</w:t>
      </w:r>
      <w:r w:rsidR="00533DDB">
        <w:rPr>
          <w:lang w:val="ru-RU"/>
        </w:rPr>
        <w:t>.(</w:t>
      </w:r>
      <w:proofErr w:type="gramStart"/>
      <w:r w:rsidR="00533DDB">
        <w:rPr>
          <w:lang w:val="ru-RU"/>
        </w:rPr>
        <w:t>Арх</w:t>
      </w:r>
      <w:proofErr w:type="gramEnd"/>
      <w:r w:rsidR="00533DDB">
        <w:rPr>
          <w:lang w:val="ru-RU"/>
        </w:rPr>
        <w:t xml:space="preserve">ітектура </w:t>
      </w:r>
      <w:r w:rsidR="00533DDB">
        <w:rPr>
          <w:lang w:val="en-US"/>
        </w:rPr>
        <w:t>WPF</w:t>
      </w:r>
      <w:r w:rsidR="00533DDB">
        <w:rPr>
          <w:lang w:val="ru-RU"/>
        </w:rPr>
        <w:t>)</w:t>
      </w:r>
    </w:p>
    <w:p w:rsidR="004D7A78" w:rsidRPr="005A37FC" w:rsidRDefault="004D7A78" w:rsidP="00B331BA">
      <w:pPr>
        <w:ind w:firstLine="0"/>
        <w:jc w:val="center"/>
        <w:rPr>
          <w:lang w:val="ru-RU"/>
          <w:rPrChange w:id="30" w:author="Roksolana" w:date="2017-06-06T02:39:00Z">
            <w:rPr>
              <w:lang w:val="en-US"/>
            </w:rPr>
          </w:rPrChange>
        </w:rPr>
      </w:pPr>
    </w:p>
    <w:p w:rsidR="008E4C4C" w:rsidRPr="008E4C4C" w:rsidRDefault="00B331BA" w:rsidP="008E4C4C">
      <w:pPr>
        <w:rPr>
          <w:lang w:val="ru-RU"/>
        </w:rPr>
      </w:pPr>
      <w:r w:rsidRPr="00B331BA">
        <w:rPr>
          <w:lang w:val="ru-RU"/>
        </w:rPr>
        <w:t xml:space="preserve">Як видно на схемі, WPF розбивається на два </w:t>
      </w:r>
      <w:proofErr w:type="gramStart"/>
      <w:r w:rsidRPr="00B331BA">
        <w:rPr>
          <w:lang w:val="ru-RU"/>
        </w:rPr>
        <w:t>р</w:t>
      </w:r>
      <w:proofErr w:type="gramEnd"/>
      <w:r w:rsidRPr="00B331BA">
        <w:rPr>
          <w:lang w:val="ru-RU"/>
        </w:rPr>
        <w:t xml:space="preserve">івня: managed API і unmanaged API (рівень інтеграції з DirectX). Managed API (керований API-інтерфейс) містить код, що виконується </w:t>
      </w:r>
      <w:proofErr w:type="gramStart"/>
      <w:r w:rsidRPr="00B331BA">
        <w:rPr>
          <w:lang w:val="ru-RU"/>
        </w:rPr>
        <w:t>п</w:t>
      </w:r>
      <w:proofErr w:type="gramEnd"/>
      <w:r w:rsidRPr="00B331BA">
        <w:rPr>
          <w:lang w:val="ru-RU"/>
        </w:rPr>
        <w:t>ід управлінням загальномовного середовища виконання .NET - Common Language Runtime. Цей API описує основний функціонал платформи WPF і складається з наступних компоненті</w:t>
      </w:r>
      <w:proofErr w:type="gramStart"/>
      <w:r w:rsidRPr="00B331BA">
        <w:rPr>
          <w:lang w:val="ru-RU"/>
        </w:rPr>
        <w:t>в</w:t>
      </w:r>
      <w:proofErr w:type="gramEnd"/>
      <w:r w:rsidRPr="00B331BA">
        <w:rPr>
          <w:lang w:val="ru-RU"/>
        </w:rPr>
        <w:t>:</w:t>
      </w:r>
    </w:p>
    <w:p w:rsidR="008E4C4C" w:rsidRPr="004D7A78" w:rsidRDefault="008E4C4C" w:rsidP="004D7A78">
      <w:pPr>
        <w:numPr>
          <w:ilvl w:val="0"/>
          <w:numId w:val="19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lastRenderedPageBreak/>
        <w:t>PresentationFramework.dll</w:t>
      </w:r>
      <w:r w:rsidRPr="004D7A78">
        <w:rPr>
          <w:lang w:val="ru-RU"/>
        </w:rPr>
        <w:t xml:space="preserve">: </w:t>
      </w:r>
      <w:proofErr w:type="gramStart"/>
      <w:r w:rsidR="00B331BA" w:rsidRPr="004D7A78">
        <w:rPr>
          <w:lang w:val="ru-RU"/>
        </w:rPr>
        <w:t>містить</w:t>
      </w:r>
      <w:proofErr w:type="gramEnd"/>
      <w:r w:rsidR="00B331BA" w:rsidRPr="004D7A78">
        <w:rPr>
          <w:lang w:val="ru-RU"/>
        </w:rPr>
        <w:t xml:space="preserve"> всі основні реалізації компонентів і елементів управління, які можна використовуються при побудові графічного інтерфейсу</w:t>
      </w:r>
      <w:r w:rsidR="004F3550" w:rsidRPr="004D7A78">
        <w:rPr>
          <w:lang w:val="ru-RU"/>
        </w:rPr>
        <w:t>;</w:t>
      </w:r>
    </w:p>
    <w:p w:rsidR="008E4C4C" w:rsidRPr="004D7A78" w:rsidRDefault="008E4C4C" w:rsidP="004D7A78">
      <w:pPr>
        <w:numPr>
          <w:ilvl w:val="0"/>
          <w:numId w:val="19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t>PresentationCore.dll</w:t>
      </w:r>
      <w:r w:rsidRPr="004D7A78">
        <w:rPr>
          <w:lang w:val="ru-RU"/>
        </w:rPr>
        <w:t xml:space="preserve">: </w:t>
      </w:r>
      <w:proofErr w:type="gramStart"/>
      <w:r w:rsidR="00B331BA" w:rsidRPr="004D7A78">
        <w:rPr>
          <w:lang w:val="ru-RU"/>
        </w:rPr>
        <w:t>містить</w:t>
      </w:r>
      <w:proofErr w:type="gramEnd"/>
      <w:r w:rsidR="00B331BA" w:rsidRPr="004D7A78">
        <w:rPr>
          <w:lang w:val="ru-RU"/>
        </w:rPr>
        <w:t xml:space="preserve"> всі базові типи для більшості класів з </w:t>
      </w:r>
      <w:r w:rsidRPr="004D7A78">
        <w:rPr>
          <w:lang w:val="ru-RU"/>
        </w:rPr>
        <w:t>PresentationFramework.dll</w:t>
      </w:r>
      <w:r w:rsidR="004F3550" w:rsidRPr="004D7A78">
        <w:rPr>
          <w:lang w:val="ru-RU"/>
        </w:rPr>
        <w:t>;</w:t>
      </w:r>
    </w:p>
    <w:p w:rsidR="008E4C4C" w:rsidRPr="004D7A78" w:rsidRDefault="008E4C4C" w:rsidP="004D7A78">
      <w:pPr>
        <w:numPr>
          <w:ilvl w:val="0"/>
          <w:numId w:val="19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t>WindowsBase.dll</w:t>
      </w:r>
      <w:r w:rsidRPr="004D7A78">
        <w:rPr>
          <w:lang w:val="ru-RU"/>
        </w:rPr>
        <w:t xml:space="preserve">: </w:t>
      </w:r>
      <w:proofErr w:type="gramStart"/>
      <w:r w:rsidR="00B331BA" w:rsidRPr="004D7A78">
        <w:rPr>
          <w:lang w:val="ru-RU"/>
        </w:rPr>
        <w:t>містить</w:t>
      </w:r>
      <w:proofErr w:type="gramEnd"/>
      <w:r w:rsidR="00B331BA" w:rsidRPr="004D7A78">
        <w:rPr>
          <w:lang w:val="ru-RU"/>
        </w:rPr>
        <w:t xml:space="preserve"> ряд допоміжних класів, які застосовуються в WPF, але можуть також використовуватися і поза даної платформи</w:t>
      </w:r>
    </w:p>
    <w:p w:rsidR="008E4C4C" w:rsidRPr="004D7A78" w:rsidRDefault="008E4C4C" w:rsidP="004D7A78">
      <w:pPr>
        <w:tabs>
          <w:tab w:val="num" w:pos="993"/>
        </w:tabs>
        <w:ind w:left="993" w:hanging="284"/>
        <w:rPr>
          <w:lang w:val="ru-RU"/>
        </w:rPr>
      </w:pPr>
      <w:r w:rsidRPr="004D7A78">
        <w:rPr>
          <w:lang w:val="ru-RU"/>
        </w:rPr>
        <w:t xml:space="preserve">Unmanaged API </w:t>
      </w:r>
      <w:r w:rsidR="007D68A5" w:rsidRPr="004D7A78">
        <w:rPr>
          <w:lang w:val="ru-RU"/>
        </w:rPr>
        <w:t xml:space="preserve">використовується для інтеграції вищого </w:t>
      </w:r>
      <w:proofErr w:type="gramStart"/>
      <w:r w:rsidR="007D68A5" w:rsidRPr="004D7A78">
        <w:rPr>
          <w:lang w:val="ru-RU"/>
        </w:rPr>
        <w:t>р</w:t>
      </w:r>
      <w:proofErr w:type="gramEnd"/>
      <w:r w:rsidR="007D68A5" w:rsidRPr="004D7A78">
        <w:rPr>
          <w:lang w:val="ru-RU"/>
        </w:rPr>
        <w:t>івня з</w:t>
      </w:r>
      <w:r w:rsidR="004F3550" w:rsidRPr="004D7A78">
        <w:rPr>
          <w:lang w:val="ru-RU"/>
        </w:rPr>
        <w:t>DirectX;</w:t>
      </w:r>
    </w:p>
    <w:p w:rsidR="008E4C4C" w:rsidRPr="004D7A78" w:rsidRDefault="008E4C4C" w:rsidP="004D7A78">
      <w:pPr>
        <w:numPr>
          <w:ilvl w:val="0"/>
          <w:numId w:val="20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t>milcore.dll</w:t>
      </w:r>
      <w:r w:rsidR="007D68A5" w:rsidRPr="004D7A78">
        <w:rPr>
          <w:lang w:val="ru-RU"/>
        </w:rPr>
        <w:t xml:space="preserve"> власне забезпечує інтеграцію компонентів WPF з DirectX. Даний компонент написаний на некерованому коді (С / </w:t>
      </w:r>
      <w:proofErr w:type="gramStart"/>
      <w:r w:rsidR="007D68A5" w:rsidRPr="004D7A78">
        <w:rPr>
          <w:lang w:val="ru-RU"/>
        </w:rPr>
        <w:t>С</w:t>
      </w:r>
      <w:proofErr w:type="gramEnd"/>
      <w:r w:rsidR="007D68A5" w:rsidRPr="004D7A78">
        <w:rPr>
          <w:lang w:val="ru-RU"/>
        </w:rPr>
        <w:t xml:space="preserve"> ++) для взаємодії з </w:t>
      </w:r>
      <w:r w:rsidR="004F3550" w:rsidRPr="004D7A78">
        <w:rPr>
          <w:lang w:val="ru-RU"/>
        </w:rPr>
        <w:t>DirectX;</w:t>
      </w:r>
    </w:p>
    <w:p w:rsidR="008E4C4C" w:rsidRPr="004D7A78" w:rsidRDefault="008E4C4C" w:rsidP="004D7A78">
      <w:pPr>
        <w:numPr>
          <w:ilvl w:val="0"/>
          <w:numId w:val="20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t>WindowsCodecs.dll</w:t>
      </w:r>
      <w:r w:rsidRPr="004D7A78">
        <w:rPr>
          <w:lang w:val="ru-RU"/>
        </w:rPr>
        <w:t xml:space="preserve">: </w:t>
      </w:r>
      <w:r w:rsidR="007D68A5" w:rsidRPr="004D7A78">
        <w:rPr>
          <w:lang w:val="ru-RU"/>
        </w:rPr>
        <w:t xml:space="preserve">бібліотека, яка надає низкоуровневую </w:t>
      </w:r>
      <w:proofErr w:type="gramStart"/>
      <w:r w:rsidR="007D68A5" w:rsidRPr="004D7A78">
        <w:rPr>
          <w:lang w:val="ru-RU"/>
        </w:rPr>
        <w:t>п</w:t>
      </w:r>
      <w:proofErr w:type="gramEnd"/>
      <w:r w:rsidR="007D68A5" w:rsidRPr="004D7A78">
        <w:rPr>
          <w:lang w:val="ru-RU"/>
        </w:rPr>
        <w:t>ідтримку для зображень в</w:t>
      </w:r>
      <w:r w:rsidRPr="004D7A78">
        <w:rPr>
          <w:lang w:val="ru-RU"/>
        </w:rPr>
        <w:t>WPF</w:t>
      </w:r>
      <w:r w:rsidR="004F3550" w:rsidRPr="004D7A78">
        <w:rPr>
          <w:lang w:val="ru-RU"/>
        </w:rPr>
        <w:t>.</w:t>
      </w:r>
    </w:p>
    <w:p w:rsidR="008E4C4C" w:rsidRPr="008E4C4C" w:rsidRDefault="007D68A5" w:rsidP="008E4C4C">
      <w:pPr>
        <w:rPr>
          <w:lang w:val="ru-RU"/>
        </w:rPr>
      </w:pPr>
      <w:r w:rsidRPr="007D68A5">
        <w:rPr>
          <w:lang w:val="ru-RU"/>
        </w:rPr>
        <w:t xml:space="preserve">Ще нижче власне знаходяться компоненти операційної системи і DirectX, які проізвоітся візуалізацію компонентів програми, або виконують іншу </w:t>
      </w:r>
      <w:proofErr w:type="gramStart"/>
      <w:r w:rsidRPr="007D68A5">
        <w:rPr>
          <w:lang w:val="ru-RU"/>
        </w:rPr>
        <w:t>низкоуровневую</w:t>
      </w:r>
      <w:proofErr w:type="gramEnd"/>
      <w:r w:rsidRPr="007D68A5">
        <w:rPr>
          <w:lang w:val="ru-RU"/>
        </w:rPr>
        <w:t xml:space="preserve"> обробку. Зокрема, за допомогою </w:t>
      </w:r>
      <w:proofErr w:type="gramStart"/>
      <w:r w:rsidRPr="007D68A5">
        <w:rPr>
          <w:lang w:val="ru-RU"/>
        </w:rPr>
        <w:t>низкоуровневого</w:t>
      </w:r>
      <w:proofErr w:type="gramEnd"/>
      <w:r w:rsidRPr="007D68A5">
        <w:rPr>
          <w:lang w:val="ru-RU"/>
        </w:rPr>
        <w:t xml:space="preserve"> інтерфейсу Direct3D, який входить до складу DirectX, відбувається трансляція</w:t>
      </w:r>
      <w:r w:rsidR="004F3550">
        <w:rPr>
          <w:lang w:val="ru-RU"/>
        </w:rPr>
        <w:t>.</w:t>
      </w:r>
    </w:p>
    <w:p w:rsidR="008E4C4C" w:rsidRPr="008E4C4C" w:rsidRDefault="007D68A5" w:rsidP="008E4C4C">
      <w:pPr>
        <w:rPr>
          <w:lang w:val="ru-RU"/>
        </w:rPr>
      </w:pPr>
      <w:r w:rsidRPr="007D68A5">
        <w:rPr>
          <w:lang w:val="ru-RU"/>
        </w:rPr>
        <w:t xml:space="preserve">Тут також на одному </w:t>
      </w:r>
      <w:proofErr w:type="gramStart"/>
      <w:r w:rsidRPr="007D68A5">
        <w:rPr>
          <w:lang w:val="ru-RU"/>
        </w:rPr>
        <w:t>р</w:t>
      </w:r>
      <w:proofErr w:type="gramEnd"/>
      <w:r w:rsidRPr="007D68A5">
        <w:rPr>
          <w:lang w:val="ru-RU"/>
        </w:rPr>
        <w:t>івні знаходиться бібліотека user32.dll. І хоча вище говорилося, що WPF не використовує цю бібліотеку для рендеринга і візуалізації, проте для ряду обчислювальних задач (що не включають візуалізацію) дана бібліотека продовжує використовуватися</w:t>
      </w:r>
      <w:r w:rsidR="008E4C4C" w:rsidRPr="008E4C4C">
        <w:rPr>
          <w:lang w:val="ru-RU"/>
        </w:rPr>
        <w:t>.</w:t>
      </w:r>
    </w:p>
    <w:p w:rsidR="00CB6EE8" w:rsidRDefault="007D68A5" w:rsidP="008E4C4C">
      <w:pPr>
        <w:rPr>
          <w:lang w:val="ru-RU"/>
        </w:rPr>
      </w:pPr>
      <w:r>
        <w:rPr>
          <w:lang w:val="ru-RU"/>
        </w:rPr>
        <w:t xml:space="preserve">WPF є частиною </w:t>
      </w:r>
      <w:r w:rsidRPr="007D68A5">
        <w:rPr>
          <w:lang w:val="ru-RU"/>
        </w:rPr>
        <w:t xml:space="preserve">.NET і розвивається разом з фреймворком .NET і має ті ж версії. Перша версія WPF 3.0 вийшла разом з .NET 3.0 і операційною системою Windows Vista в 2006 році. </w:t>
      </w:r>
      <w:proofErr w:type="gramStart"/>
      <w:r w:rsidRPr="007D68A5">
        <w:rPr>
          <w:lang w:val="ru-RU"/>
        </w:rPr>
        <w:t>З</w:t>
      </w:r>
      <w:proofErr w:type="gramEnd"/>
      <w:r w:rsidRPr="007D68A5">
        <w:rPr>
          <w:lang w:val="ru-RU"/>
        </w:rPr>
        <w:t xml:space="preserve"> тих пір платформа послідовно розвивається. Остання версія WPF 4.6 вийшла паралельно з .NET 4.6 в липні 2015 року, ознаменувавши дев</w:t>
      </w:r>
      <w:proofErr w:type="gramStart"/>
      <w:r w:rsidR="005654D1">
        <w:rPr>
          <w:lang w:val="ru-RU"/>
        </w:rPr>
        <w:t>`</w:t>
      </w:r>
      <w:r w:rsidRPr="007D68A5">
        <w:rPr>
          <w:lang w:val="ru-RU"/>
        </w:rPr>
        <w:t>я</w:t>
      </w:r>
      <w:proofErr w:type="gramEnd"/>
      <w:r w:rsidRPr="007D68A5">
        <w:rPr>
          <w:lang w:val="ru-RU"/>
        </w:rPr>
        <w:t>тиріччя даної платформи.</w:t>
      </w:r>
    </w:p>
    <w:p w:rsidR="00CB6EE8" w:rsidRDefault="00CB6EE8" w:rsidP="00CB6EE8">
      <w:pPr>
        <w:rPr>
          <w:lang w:val="ru-RU"/>
        </w:rPr>
      </w:pPr>
      <w:r>
        <w:rPr>
          <w:lang w:val="ru-RU"/>
        </w:rPr>
        <w:br w:type="page"/>
      </w:r>
    </w:p>
    <w:p w:rsidR="00C452D4" w:rsidRDefault="00C452D4" w:rsidP="00051051">
      <w:pPr>
        <w:pStyle w:val="1"/>
        <w:numPr>
          <w:ilvl w:val="0"/>
          <w:numId w:val="0"/>
        </w:numPr>
        <w:ind w:left="3972"/>
        <w:rPr>
          <w:lang w:val="uk-UA"/>
        </w:rPr>
      </w:pPr>
      <w:bookmarkStart w:id="31" w:name="_Toc484476831"/>
      <w:bookmarkStart w:id="32" w:name="_Toc484480119"/>
      <w:r w:rsidRPr="00051051">
        <w:lastRenderedPageBreak/>
        <w:t>ВИСНОВОК</w:t>
      </w:r>
      <w:bookmarkEnd w:id="31"/>
      <w:bookmarkEnd w:id="32"/>
    </w:p>
    <w:p w:rsidR="00BD4499" w:rsidRDefault="00BD4499" w:rsidP="00C452D4">
      <w:r>
        <w:t xml:space="preserve">В даному розділі досліджено предметну </w:t>
      </w:r>
      <w:r w:rsidR="00356B66">
        <w:t>область обслуговування</w:t>
      </w:r>
      <w:r w:rsidR="00356B66" w:rsidRPr="00432A1E">
        <w:t xml:space="preserve"> клієнтів підприємством</w:t>
      </w:r>
      <w:r w:rsidR="00356B66" w:rsidRPr="007C0491">
        <w:rPr>
          <w:lang w:val="ru-RU"/>
        </w:rPr>
        <w:t xml:space="preserve">, </w:t>
      </w:r>
      <w:r w:rsidR="00356B66" w:rsidRPr="00432A1E">
        <w:t>що надає послуги по ремонту мобільних пристроїв</w:t>
      </w:r>
      <w:r w:rsidR="00356B66">
        <w:t>, представлені основні вимоги до системи. Розглянуто інструментальні засоби для розробки автоматизованої інформаційної системи.</w:t>
      </w:r>
    </w:p>
    <w:p w:rsidR="00C452D4" w:rsidRDefault="00C452D4">
      <w:pPr>
        <w:spacing w:after="200"/>
      </w:pPr>
      <w:r>
        <w:br w:type="page"/>
      </w:r>
    </w:p>
    <w:p w:rsidR="00C452D4" w:rsidRDefault="00940532" w:rsidP="006E2EE4">
      <w:pPr>
        <w:pStyle w:val="1"/>
        <w:ind w:left="1134" w:hanging="1134"/>
        <w:jc w:val="center"/>
        <w:rPr>
          <w:lang w:val="uk-UA"/>
        </w:rPr>
      </w:pPr>
      <w:bookmarkStart w:id="33" w:name="_Toc484476832"/>
      <w:bookmarkStart w:id="34" w:name="_Toc484480120"/>
      <w:r>
        <w:rPr>
          <w:lang w:val="uk-UA"/>
        </w:rPr>
        <w:lastRenderedPageBreak/>
        <w:t>ОПИС ОБ</w:t>
      </w:r>
      <w:r>
        <w:rPr>
          <w:lang w:val="en-US"/>
        </w:rPr>
        <w:t>`</w:t>
      </w:r>
      <w:r>
        <w:rPr>
          <w:lang w:val="uk-UA"/>
        </w:rPr>
        <w:t>ЄКТУ РОЗРОБКИ</w:t>
      </w:r>
      <w:bookmarkEnd w:id="33"/>
      <w:bookmarkEnd w:id="34"/>
    </w:p>
    <w:p w:rsidR="00886CD2" w:rsidRPr="00ED027B" w:rsidRDefault="00ED027B" w:rsidP="00DC6B93">
      <w:pPr>
        <w:pStyle w:val="2"/>
        <w:rPr>
          <w:lang w:val="ru-RU"/>
        </w:rPr>
      </w:pPr>
      <w:bookmarkStart w:id="35" w:name="_Toc484476833"/>
      <w:bookmarkStart w:id="36" w:name="_Toc484480121"/>
      <w:r>
        <w:rPr>
          <w:lang w:val="uk-UA"/>
        </w:rPr>
        <w:t>Вимоги до програмного та технічного забезпечення</w:t>
      </w:r>
      <w:bookmarkEnd w:id="35"/>
      <w:bookmarkEnd w:id="36"/>
    </w:p>
    <w:p w:rsidR="005C112E" w:rsidRDefault="005C112E" w:rsidP="005C112E">
      <w:pPr>
        <w:rPr>
          <w:lang w:val="ru-RU"/>
        </w:rPr>
      </w:pPr>
    </w:p>
    <w:p w:rsidR="000114CB" w:rsidRDefault="000114CB" w:rsidP="005C112E">
      <w:pPr>
        <w:rPr>
          <w:lang w:val="ru-RU"/>
        </w:rPr>
      </w:pPr>
    </w:p>
    <w:p w:rsidR="000114CB" w:rsidRDefault="000114CB" w:rsidP="005C112E">
      <w:pPr>
        <w:rPr>
          <w:lang w:val="ru-RU"/>
        </w:rPr>
      </w:pPr>
    </w:p>
    <w:p w:rsidR="000114CB" w:rsidRDefault="000114CB">
      <w:pPr>
        <w:spacing w:after="200" w:line="276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:rsidR="000114CB" w:rsidRPr="005A37FC" w:rsidRDefault="000114CB" w:rsidP="000114CB">
      <w:pPr>
        <w:pStyle w:val="2"/>
        <w:rPr>
          <w:lang w:val="ru-RU"/>
          <w:rPrChange w:id="37" w:author="Roksolana" w:date="2017-06-06T02:39:00Z">
            <w:rPr/>
          </w:rPrChange>
        </w:rPr>
      </w:pPr>
      <w:bookmarkStart w:id="38" w:name="_Toc484476834"/>
      <w:bookmarkStart w:id="39" w:name="_Toc484480122"/>
      <w:r>
        <w:rPr>
          <w:lang w:val="uk-UA"/>
        </w:rPr>
        <w:lastRenderedPageBreak/>
        <w:t>Діаграма варіантів використання автоматизованої інформаційної системи</w:t>
      </w:r>
      <w:bookmarkEnd w:id="38"/>
      <w:bookmarkEnd w:id="39"/>
    </w:p>
    <w:p w:rsidR="00321321" w:rsidRDefault="00321321" w:rsidP="007107F0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0EF96CF2" wp14:editId="11D53FC2">
            <wp:extent cx="5181266" cy="7287904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8" cy="72973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21321" w:rsidRDefault="00321321" w:rsidP="00321321">
      <w:pPr>
        <w:ind w:firstLine="0"/>
        <w:jc w:val="center"/>
        <w:rPr>
          <w:lang w:val="ru-RU"/>
        </w:rPr>
      </w:pPr>
      <w:r>
        <w:rPr>
          <w:lang w:val="ru-RU"/>
        </w:rPr>
        <w:t>Рис.2.1.(</w:t>
      </w:r>
      <w:r w:rsidR="0089236A">
        <w:rPr>
          <w:lang w:val="ru-RU"/>
        </w:rPr>
        <w:t>Діаграма варіантів використання</w:t>
      </w:r>
      <w:proofErr w:type="gramStart"/>
      <w:r w:rsidR="0089236A">
        <w:rPr>
          <w:lang w:val="ru-RU"/>
        </w:rPr>
        <w:t xml:space="preserve"> А</w:t>
      </w:r>
      <w:proofErr w:type="gramEnd"/>
      <w:r w:rsidR="0089236A">
        <w:rPr>
          <w:lang w:val="ru-RU"/>
        </w:rPr>
        <w:t>ІС</w:t>
      </w:r>
      <w:r>
        <w:rPr>
          <w:lang w:val="ru-RU"/>
        </w:rPr>
        <w:t>)</w:t>
      </w:r>
    </w:p>
    <w:p w:rsidR="007107F0" w:rsidRDefault="009E5832" w:rsidP="009E5832">
      <w:pPr>
        <w:rPr>
          <w:lang w:val="ru-RU"/>
        </w:rPr>
      </w:pPr>
      <w:r w:rsidRPr="009E5832">
        <w:rPr>
          <w:lang w:val="ru-RU"/>
        </w:rPr>
        <w:lastRenderedPageBreak/>
        <w:t>Діаграма прецедентів є графом, що складається з множини акторів, прецедентів (варіантів використання) обмежених границею системи (прямокутник), асоціацій між акторами та прецедентами, відношень серед прецеденті</w:t>
      </w:r>
      <w:proofErr w:type="gramStart"/>
      <w:r w:rsidRPr="009E5832">
        <w:rPr>
          <w:lang w:val="ru-RU"/>
        </w:rPr>
        <w:t>в</w:t>
      </w:r>
      <w:proofErr w:type="gramEnd"/>
      <w:r w:rsidRPr="009E5832">
        <w:rPr>
          <w:lang w:val="ru-RU"/>
        </w:rPr>
        <w:t>, та відно</w:t>
      </w:r>
      <w:r>
        <w:rPr>
          <w:lang w:val="ru-RU"/>
        </w:rPr>
        <w:t>шень узагальнення між акторами.</w:t>
      </w:r>
      <w:r w:rsidRPr="009E5832">
        <w:rPr>
          <w:lang w:val="ru-RU"/>
        </w:rPr>
        <w:t xml:space="preserve"> Діаграми прецедентів </w:t>
      </w:r>
      <w:proofErr w:type="gramStart"/>
      <w:r w:rsidRPr="009E5832">
        <w:rPr>
          <w:lang w:val="ru-RU"/>
        </w:rPr>
        <w:t>в</w:t>
      </w:r>
      <w:proofErr w:type="gramEnd"/>
      <w:r w:rsidRPr="009E5832">
        <w:rPr>
          <w:lang w:val="ru-RU"/>
        </w:rPr>
        <w:t>ідображають елементи моделі варіантів використання</w:t>
      </w:r>
      <w:r w:rsidR="00C45BF8" w:rsidRPr="00C45BF8">
        <w:rPr>
          <w:lang w:val="ru-RU"/>
        </w:rPr>
        <w:t xml:space="preserve">. </w:t>
      </w:r>
    </w:p>
    <w:p w:rsidR="009E5832" w:rsidRPr="00C45BF8" w:rsidRDefault="00C45BF8" w:rsidP="009E5832">
      <w:r>
        <w:t>Для підприємста, що займається ремонтом мобільних пристроїв розроблена діаграма варіантів використання зображена на рис.2.1.</w:t>
      </w:r>
    </w:p>
    <w:p w:rsidR="00886CD2" w:rsidRPr="00ED027B" w:rsidRDefault="00886CD2" w:rsidP="00886CD2">
      <w:pPr>
        <w:rPr>
          <w:rFonts w:eastAsiaTheme="majorEastAsia" w:cstheme="majorBidi"/>
          <w:noProof/>
          <w:szCs w:val="26"/>
          <w:shd w:val="clear" w:color="auto" w:fill="FFFFFF"/>
          <w:lang w:val="ru-RU"/>
        </w:rPr>
      </w:pPr>
      <w:r>
        <w:br w:type="page"/>
      </w:r>
    </w:p>
    <w:p w:rsidR="00051051" w:rsidRDefault="00CF77B1" w:rsidP="006E2EE4">
      <w:pPr>
        <w:pStyle w:val="2"/>
        <w:rPr>
          <w:lang w:val="uk-UA"/>
        </w:rPr>
      </w:pPr>
      <w:bookmarkStart w:id="40" w:name="_Toc484476835"/>
      <w:bookmarkStart w:id="41" w:name="_Toc484480123"/>
      <w:r>
        <w:rPr>
          <w:lang w:val="uk-UA"/>
        </w:rPr>
        <w:lastRenderedPageBreak/>
        <w:t>Схема</w:t>
      </w:r>
      <w:r w:rsidR="00ED027B">
        <w:rPr>
          <w:lang w:val="uk-UA"/>
        </w:rPr>
        <w:t xml:space="preserve"> та структура</w:t>
      </w:r>
      <w:r>
        <w:rPr>
          <w:lang w:val="uk-UA"/>
        </w:rPr>
        <w:t xml:space="preserve"> </w:t>
      </w:r>
      <w:r w:rsidR="00ED027B">
        <w:rPr>
          <w:lang w:val="uk-UA"/>
        </w:rPr>
        <w:t>бази даних</w:t>
      </w:r>
      <w:bookmarkEnd w:id="40"/>
      <w:bookmarkEnd w:id="41"/>
    </w:p>
    <w:p w:rsidR="0046581B" w:rsidRPr="0046581B" w:rsidRDefault="00DF2D76" w:rsidP="00204995">
      <w:r>
        <w:t xml:space="preserve">Для створення </w:t>
      </w:r>
      <w:r w:rsidR="0069464E">
        <w:t>А</w:t>
      </w:r>
      <w:r>
        <w:t>ІС</w:t>
      </w:r>
      <w:r w:rsidR="0069464E">
        <w:t xml:space="preserve"> підприємства, </w:t>
      </w:r>
      <w:r w:rsidR="0069464E" w:rsidRPr="00432A1E">
        <w:t>що надає послуги по ремонту мобільних пристроїв</w:t>
      </w:r>
      <w:r w:rsidR="0069464E">
        <w:t xml:space="preserve"> була розроблена база даних</w:t>
      </w:r>
      <w:r w:rsidR="00763DE0">
        <w:t>,</w:t>
      </w:r>
      <w:r w:rsidR="00204995">
        <w:t xml:space="preserve"> схема якої</w:t>
      </w:r>
      <w:r w:rsidR="00763DE0">
        <w:t xml:space="preserve"> представлена на </w:t>
      </w:r>
      <w:r w:rsidR="00204995">
        <w:t>р</w:t>
      </w:r>
      <w:r w:rsidR="00763DE0">
        <w:t>ис.2.</w:t>
      </w:r>
      <w:r w:rsidR="00335322">
        <w:t>2</w:t>
      </w:r>
      <w:r w:rsidR="00BE406F">
        <w:t xml:space="preserve"> за допомогою якої можна досягти поставлених цілей.</w:t>
      </w:r>
    </w:p>
    <w:p w:rsidR="00CF77B1" w:rsidRDefault="00CF77B1" w:rsidP="00ED027B">
      <w:pPr>
        <w:ind w:firstLine="0"/>
        <w:jc w:val="center"/>
      </w:pPr>
      <w:r>
        <w:rPr>
          <w:noProof/>
          <w:lang w:eastAsia="uk-UA"/>
        </w:rPr>
        <w:drawing>
          <wp:inline distT="0" distB="0" distL="0" distR="0" wp14:anchorId="3CFB9FA9" wp14:editId="1C28FA5A">
            <wp:extent cx="5267325" cy="6932918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082" cy="693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B93" w:rsidRDefault="00335322" w:rsidP="00886696">
      <w:pPr>
        <w:ind w:firstLine="0"/>
        <w:jc w:val="center"/>
      </w:pPr>
      <w:r>
        <w:t>Рис.2.2</w:t>
      </w:r>
      <w:r w:rsidR="00ED027B">
        <w:t>(</w:t>
      </w:r>
      <w:r w:rsidR="00BE406F" w:rsidRPr="00BE406F">
        <w:t>Схема зв’язків між таблицями бази даних</w:t>
      </w:r>
      <w:r w:rsidR="00ED027B">
        <w:t>)</w:t>
      </w:r>
    </w:p>
    <w:p w:rsidR="00DC6B93" w:rsidRDefault="009E2344" w:rsidP="009E2344">
      <w:r>
        <w:lastRenderedPageBreak/>
        <w:t>База даних складається з 11 таблиць:</w:t>
      </w:r>
    </w:p>
    <w:p w:rsidR="00077E91" w:rsidRDefault="00884F14" w:rsidP="00077E91">
      <w:pPr>
        <w:pStyle w:val="a5"/>
        <w:numPr>
          <w:ilvl w:val="0"/>
          <w:numId w:val="29"/>
        </w:numPr>
      </w:pPr>
      <w:r>
        <w:t>к</w:t>
      </w:r>
      <w:r w:rsidR="00077E91">
        <w:t>лієнти;</w:t>
      </w:r>
      <w:r w:rsidR="0012344B">
        <w:t>+</w:t>
      </w:r>
    </w:p>
    <w:p w:rsidR="00077E91" w:rsidRDefault="00884F14" w:rsidP="00077E91">
      <w:pPr>
        <w:pStyle w:val="a5"/>
        <w:numPr>
          <w:ilvl w:val="0"/>
          <w:numId w:val="29"/>
        </w:numPr>
      </w:pPr>
      <w:r>
        <w:t>п</w:t>
      </w:r>
      <w:r w:rsidR="004B13CA">
        <w:t>ристрої;</w:t>
      </w:r>
      <w:r w:rsidR="0012344B">
        <w:t>+</w:t>
      </w:r>
    </w:p>
    <w:p w:rsidR="00A02870" w:rsidRDefault="00A02870" w:rsidP="00077E91">
      <w:pPr>
        <w:pStyle w:val="a5"/>
        <w:numPr>
          <w:ilvl w:val="0"/>
          <w:numId w:val="29"/>
        </w:numPr>
      </w:pPr>
      <w:r>
        <w:t>частини;</w:t>
      </w:r>
      <w:r w:rsidR="0012344B">
        <w:t>+</w:t>
      </w:r>
    </w:p>
    <w:p w:rsidR="004B13CA" w:rsidRDefault="00884F14" w:rsidP="00077E91">
      <w:pPr>
        <w:pStyle w:val="a5"/>
        <w:numPr>
          <w:ilvl w:val="0"/>
          <w:numId w:val="29"/>
        </w:numPr>
      </w:pPr>
      <w:r>
        <w:t>к</w:t>
      </w:r>
      <w:r w:rsidR="004B13CA">
        <w:t>ористувачі;</w:t>
      </w:r>
      <w:r w:rsidR="0012344B">
        <w:t>+</w:t>
      </w:r>
    </w:p>
    <w:p w:rsidR="004B13CA" w:rsidRDefault="00884F14" w:rsidP="00077E91">
      <w:pPr>
        <w:pStyle w:val="a5"/>
        <w:numPr>
          <w:ilvl w:val="0"/>
          <w:numId w:val="29"/>
        </w:numPr>
      </w:pPr>
      <w:r>
        <w:t>в</w:t>
      </w:r>
      <w:r w:rsidR="004B13CA">
        <w:t>иплати;</w:t>
      </w:r>
      <w:r w:rsidR="0012344B">
        <w:t>+</w:t>
      </w:r>
    </w:p>
    <w:p w:rsidR="009C6BB0" w:rsidRDefault="009C6BB0" w:rsidP="00077E91">
      <w:pPr>
        <w:pStyle w:val="a5"/>
        <w:numPr>
          <w:ilvl w:val="0"/>
          <w:numId w:val="29"/>
        </w:numPr>
      </w:pPr>
      <w:r>
        <w:t>персональні дані;</w:t>
      </w:r>
      <w:r w:rsidR="0012344B">
        <w:t>+</w:t>
      </w:r>
    </w:p>
    <w:p w:rsidR="004B13CA" w:rsidRDefault="00884F14" w:rsidP="00077E91">
      <w:pPr>
        <w:pStyle w:val="a5"/>
        <w:numPr>
          <w:ilvl w:val="0"/>
          <w:numId w:val="29"/>
        </w:numPr>
      </w:pPr>
      <w:r>
        <w:t>п</w:t>
      </w:r>
      <w:r w:rsidR="004B13CA">
        <w:t>родажі;</w:t>
      </w:r>
    </w:p>
    <w:p w:rsidR="004B13CA" w:rsidRDefault="00884F14" w:rsidP="00077E91">
      <w:pPr>
        <w:pStyle w:val="a5"/>
        <w:numPr>
          <w:ilvl w:val="0"/>
          <w:numId w:val="29"/>
        </w:numPr>
      </w:pPr>
      <w:r>
        <w:t>т</w:t>
      </w:r>
      <w:r w:rsidR="004B13CA">
        <w:t>ипи робіт;</w:t>
      </w:r>
      <w:r w:rsidR="0012344B">
        <w:t>+</w:t>
      </w:r>
    </w:p>
    <w:p w:rsidR="004B13CA" w:rsidRDefault="00884F14" w:rsidP="00077E91">
      <w:pPr>
        <w:pStyle w:val="a5"/>
        <w:numPr>
          <w:ilvl w:val="0"/>
          <w:numId w:val="29"/>
        </w:numPr>
      </w:pPr>
      <w:r>
        <w:t>р</w:t>
      </w:r>
      <w:r w:rsidR="004B13CA">
        <w:t>емонти;</w:t>
      </w:r>
      <w:r w:rsidR="0012344B">
        <w:t>+</w:t>
      </w:r>
    </w:p>
    <w:p w:rsidR="004B13CA" w:rsidRDefault="00884F14" w:rsidP="00077E91">
      <w:pPr>
        <w:pStyle w:val="a5"/>
        <w:numPr>
          <w:ilvl w:val="0"/>
          <w:numId w:val="29"/>
        </w:numPr>
      </w:pPr>
      <w:r>
        <w:t>о</w:t>
      </w:r>
      <w:r w:rsidR="004B13CA">
        <w:t>бстеження;</w:t>
      </w:r>
    </w:p>
    <w:p w:rsidR="004B13CA" w:rsidRDefault="00884F14" w:rsidP="00077E91">
      <w:pPr>
        <w:pStyle w:val="a5"/>
        <w:numPr>
          <w:ilvl w:val="0"/>
          <w:numId w:val="29"/>
        </w:numPr>
      </w:pPr>
      <w:r>
        <w:t>п</w:t>
      </w:r>
      <w:r w:rsidR="004B13CA">
        <w:t>ристрої на час ремонту.</w:t>
      </w:r>
    </w:p>
    <w:p w:rsidR="00BF62E2" w:rsidRDefault="00BF62E2" w:rsidP="00BF62E2">
      <w:pPr>
        <w:jc w:val="right"/>
      </w:pPr>
      <w:r>
        <w:t>Таблиця 2.1</w:t>
      </w:r>
    </w:p>
    <w:p w:rsidR="00BF62E2" w:rsidRDefault="00BF62E2" w:rsidP="00BF62E2">
      <w:pPr>
        <w:jc w:val="right"/>
      </w:pPr>
      <w:r w:rsidRPr="001B66F2">
        <w:t xml:space="preserve">Структура таблиці </w:t>
      </w:r>
      <w:r w:rsidR="00250518">
        <w:t>Клієнти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Y="182"/>
        <w:tblW w:w="0" w:type="auto"/>
        <w:tblLook w:val="04A0" w:firstRow="1" w:lastRow="0" w:firstColumn="1" w:lastColumn="0" w:noHBand="0" w:noVBand="1"/>
      </w:tblPr>
      <w:tblGrid>
        <w:gridCol w:w="2943"/>
        <w:gridCol w:w="2410"/>
        <w:gridCol w:w="4217"/>
      </w:tblGrid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0C001F">
            <w:pPr>
              <w:ind w:firstLine="0"/>
            </w:pPr>
            <w:r>
              <w:t>Назва</w:t>
            </w:r>
          </w:p>
        </w:tc>
        <w:tc>
          <w:tcPr>
            <w:tcW w:w="2410" w:type="dxa"/>
          </w:tcPr>
          <w:p w:rsidR="00BF62E2" w:rsidRDefault="00BF62E2" w:rsidP="000C001F">
            <w:pPr>
              <w:ind w:firstLine="0"/>
            </w:pPr>
            <w:r>
              <w:t>Тип</w:t>
            </w:r>
          </w:p>
        </w:tc>
        <w:tc>
          <w:tcPr>
            <w:tcW w:w="4217" w:type="dxa"/>
          </w:tcPr>
          <w:p w:rsidR="00BF62E2" w:rsidRDefault="00BF62E2" w:rsidP="000C001F">
            <w:pPr>
              <w:ind w:firstLine="0"/>
            </w:pPr>
            <w:r>
              <w:t>Опис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0C001F">
            <w:pPr>
              <w:ind w:firstLine="0"/>
            </w:pPr>
            <w:r>
              <w:t>Код</w:t>
            </w:r>
          </w:p>
        </w:tc>
        <w:tc>
          <w:tcPr>
            <w:tcW w:w="2410" w:type="dxa"/>
            <w:vAlign w:val="center"/>
          </w:tcPr>
          <w:p w:rsidR="00BF62E2" w:rsidRDefault="00BF62E2" w:rsidP="000C001F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217" w:type="dxa"/>
          </w:tcPr>
          <w:p w:rsidR="00BF62E2" w:rsidRDefault="00BF62E2" w:rsidP="000C001F">
            <w:pPr>
              <w:ind w:firstLine="0"/>
            </w:pPr>
            <w:r>
              <w:t>Ключове поле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0C001F">
            <w:pPr>
              <w:ind w:firstLine="0"/>
            </w:pPr>
            <w:r>
              <w:t>Прізвище</w:t>
            </w:r>
          </w:p>
        </w:tc>
        <w:tc>
          <w:tcPr>
            <w:tcW w:w="2410" w:type="dxa"/>
            <w:vAlign w:val="center"/>
          </w:tcPr>
          <w:p w:rsidR="00BF62E2" w:rsidRDefault="00BF62E2" w:rsidP="000C001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BF62E2" w:rsidRDefault="00BF62E2" w:rsidP="000C001F">
            <w:pPr>
              <w:ind w:firstLine="0"/>
            </w:pPr>
            <w:r>
              <w:t>Прізвище клієнта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0C001F">
            <w:pPr>
              <w:ind w:firstLine="0"/>
            </w:pPr>
            <w:r>
              <w:t>Ім</w:t>
            </w:r>
            <w:r>
              <w:rPr>
                <w:lang w:val="en-US"/>
              </w:rPr>
              <w:t>`</w:t>
            </w:r>
            <w:r>
              <w:t>я</w:t>
            </w:r>
          </w:p>
        </w:tc>
        <w:tc>
          <w:tcPr>
            <w:tcW w:w="2410" w:type="dxa"/>
            <w:vAlign w:val="center"/>
          </w:tcPr>
          <w:p w:rsidR="00BF62E2" w:rsidRDefault="00BF62E2" w:rsidP="000C001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BF62E2" w:rsidRPr="00FA592C" w:rsidRDefault="00BF62E2" w:rsidP="000C001F">
            <w:pPr>
              <w:ind w:firstLine="0"/>
            </w:pPr>
            <w:r>
              <w:t>Ім</w:t>
            </w:r>
            <w:r>
              <w:rPr>
                <w:lang w:val="en-US"/>
              </w:rPr>
              <w:t>`</w:t>
            </w:r>
            <w:r>
              <w:t>я</w:t>
            </w:r>
            <w:r>
              <w:rPr>
                <w:lang w:val="en-US"/>
              </w:rPr>
              <w:t xml:space="preserve"> </w:t>
            </w:r>
            <w:r>
              <w:t>клієнта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0C001F">
            <w:pPr>
              <w:ind w:firstLine="0"/>
            </w:pPr>
            <w:r>
              <w:t>Паспортні дані</w:t>
            </w:r>
          </w:p>
        </w:tc>
        <w:tc>
          <w:tcPr>
            <w:tcW w:w="2410" w:type="dxa"/>
            <w:vAlign w:val="center"/>
          </w:tcPr>
          <w:p w:rsidR="00BF62E2" w:rsidRDefault="00BF62E2" w:rsidP="000C001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BF62E2" w:rsidRDefault="00BF62E2" w:rsidP="000C001F">
            <w:pPr>
              <w:ind w:firstLine="0"/>
            </w:pPr>
            <w:r>
              <w:t>Серія і код паспорта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0C001F">
            <w:pPr>
              <w:ind w:firstLine="0"/>
            </w:pPr>
            <w:r>
              <w:t>Номер телефону</w:t>
            </w:r>
          </w:p>
        </w:tc>
        <w:tc>
          <w:tcPr>
            <w:tcW w:w="2410" w:type="dxa"/>
            <w:vAlign w:val="center"/>
          </w:tcPr>
          <w:p w:rsidR="00BF62E2" w:rsidRDefault="00BF62E2" w:rsidP="000C001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BF62E2" w:rsidRDefault="00BF62E2" w:rsidP="000C001F">
            <w:pPr>
              <w:ind w:firstLine="0"/>
            </w:pPr>
            <w:r>
              <w:t>Мобільний номер клієнта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0C001F">
            <w:pPr>
              <w:ind w:firstLine="0"/>
            </w:pPr>
            <w:r>
              <w:t>Дата реєстрації</w:t>
            </w:r>
          </w:p>
        </w:tc>
        <w:tc>
          <w:tcPr>
            <w:tcW w:w="2410" w:type="dxa"/>
            <w:vAlign w:val="center"/>
          </w:tcPr>
          <w:p w:rsidR="00BF62E2" w:rsidRPr="00FA592C" w:rsidRDefault="00BF62E2" w:rsidP="000C001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217" w:type="dxa"/>
          </w:tcPr>
          <w:p w:rsidR="00BF62E2" w:rsidRDefault="00BF62E2" w:rsidP="000C001F">
            <w:pPr>
              <w:ind w:firstLine="0"/>
            </w:pPr>
            <w:r>
              <w:t>Дата реєстрація клієнта</w:t>
            </w:r>
          </w:p>
        </w:tc>
      </w:tr>
    </w:tbl>
    <w:p w:rsidR="007D33F2" w:rsidRDefault="007D33F2" w:rsidP="007D33F2">
      <w:r w:rsidRPr="00BD12B8">
        <w:t>У табл. 2.</w:t>
      </w:r>
      <w:r>
        <w:t>1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250518">
        <w:t>Клієнти</w:t>
      </w:r>
      <w:r>
        <w:t>». В даній таблиці зберігається інформація про кожного клієнта, що обслуговується підприємством.</w:t>
      </w:r>
    </w:p>
    <w:p w:rsidR="00A6395F" w:rsidRDefault="00A6395F" w:rsidP="007D33F2"/>
    <w:p w:rsidR="00A6395F" w:rsidRDefault="00A6395F" w:rsidP="007D33F2"/>
    <w:p w:rsidR="00084599" w:rsidRDefault="00084599" w:rsidP="00084599">
      <w:pPr>
        <w:ind w:left="709" w:firstLine="0"/>
        <w:jc w:val="right"/>
      </w:pPr>
      <w:r>
        <w:t>Таблиця 2.2</w:t>
      </w:r>
    </w:p>
    <w:p w:rsidR="00084599" w:rsidRDefault="00084599" w:rsidP="00084599">
      <w:pPr>
        <w:ind w:left="709" w:firstLine="0"/>
        <w:jc w:val="right"/>
      </w:pPr>
      <w:r w:rsidRPr="001B66F2">
        <w:t xml:space="preserve">Структура таблиці </w:t>
      </w:r>
      <w:r>
        <w:t>Пристрої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2447"/>
        <w:gridCol w:w="3934"/>
      </w:tblGrid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Назва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>
              <w:t>Тип</w:t>
            </w:r>
          </w:p>
        </w:tc>
        <w:tc>
          <w:tcPr>
            <w:tcW w:w="3934" w:type="dxa"/>
          </w:tcPr>
          <w:p w:rsidR="00961CB7" w:rsidRDefault="00961CB7" w:rsidP="00961CB7">
            <w:pPr>
              <w:ind w:firstLine="0"/>
            </w:pPr>
            <w:r>
              <w:t>Опис</w:t>
            </w:r>
          </w:p>
        </w:tc>
      </w:tr>
      <w:tr w:rsidR="00961CB7" w:rsidTr="00BF62E2">
        <w:tc>
          <w:tcPr>
            <w:tcW w:w="3189" w:type="dxa"/>
          </w:tcPr>
          <w:p w:rsidR="00961CB7" w:rsidRPr="00D2049B" w:rsidRDefault="00961CB7" w:rsidP="00961CB7">
            <w:pPr>
              <w:ind w:firstLine="0"/>
            </w:pPr>
            <w:r w:rsidRPr="00D2049B">
              <w:t>Код</w:t>
            </w:r>
          </w:p>
        </w:tc>
        <w:tc>
          <w:tcPr>
            <w:tcW w:w="2447" w:type="dxa"/>
          </w:tcPr>
          <w:p w:rsidR="00961CB7" w:rsidRPr="00D2049B" w:rsidRDefault="00961CB7" w:rsidP="00961CB7">
            <w:pPr>
              <w:ind w:firstLine="0"/>
            </w:pPr>
            <w:r w:rsidRPr="00D2049B">
              <w:t>int</w:t>
            </w:r>
          </w:p>
        </w:tc>
        <w:tc>
          <w:tcPr>
            <w:tcW w:w="3934" w:type="dxa"/>
          </w:tcPr>
          <w:p w:rsidR="00961CB7" w:rsidRDefault="00961CB7" w:rsidP="00961CB7">
            <w:pPr>
              <w:ind w:firstLine="0"/>
            </w:pPr>
            <w:r w:rsidRPr="00D2049B">
              <w:t>Ключове поле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Марка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961CB7" w:rsidRDefault="006D3880" w:rsidP="006D3880">
            <w:pPr>
              <w:ind w:firstLine="0"/>
            </w:pPr>
            <w:r>
              <w:t>Марка виробника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Модель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961CB7" w:rsidRDefault="006D3880" w:rsidP="00961CB7">
            <w:pPr>
              <w:ind w:firstLine="0"/>
            </w:pPr>
            <w:r>
              <w:t>Модель даного пристрою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Тип пристрою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int</w:t>
            </w:r>
          </w:p>
        </w:tc>
        <w:tc>
          <w:tcPr>
            <w:tcW w:w="3934" w:type="dxa"/>
          </w:tcPr>
          <w:p w:rsidR="00961CB7" w:rsidRDefault="006D3880" w:rsidP="006D3880">
            <w:pPr>
              <w:ind w:firstLine="0"/>
            </w:pPr>
            <w:r>
              <w:t>Тип пристрою може бути телефон або планшет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Серійний номер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961CB7" w:rsidRDefault="006D3880" w:rsidP="00961CB7">
            <w:pPr>
              <w:ind w:firstLine="0"/>
            </w:pPr>
            <w:r>
              <w:t>Унікальний код пристрою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Дата виготовлення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date</w:t>
            </w:r>
          </w:p>
        </w:tc>
        <w:tc>
          <w:tcPr>
            <w:tcW w:w="3934" w:type="dxa"/>
          </w:tcPr>
          <w:p w:rsidR="00961CB7" w:rsidRDefault="006D3880" w:rsidP="00961CB7">
            <w:pPr>
              <w:ind w:firstLine="0"/>
            </w:pPr>
            <w:r>
              <w:t>Дата виготовлення пристрою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Код клієнта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int</w:t>
            </w:r>
          </w:p>
        </w:tc>
        <w:tc>
          <w:tcPr>
            <w:tcW w:w="3934" w:type="dxa"/>
          </w:tcPr>
          <w:p w:rsidR="00961CB7" w:rsidRDefault="006D3880" w:rsidP="00961CB7">
            <w:pPr>
              <w:ind w:firstLine="0"/>
            </w:pPr>
            <w:r>
              <w:t>Код власника пристрою</w:t>
            </w:r>
          </w:p>
        </w:tc>
      </w:tr>
    </w:tbl>
    <w:p w:rsidR="00A6395F" w:rsidRDefault="00A6395F" w:rsidP="00A6395F">
      <w:r w:rsidRPr="00BD12B8">
        <w:t>У табл. 2.</w:t>
      </w:r>
      <w:r>
        <w:t>2</w:t>
      </w:r>
      <w:r w:rsidRPr="00BD12B8">
        <w:t xml:space="preserve"> наведено перелік назв полів, їх т</w:t>
      </w:r>
      <w:r>
        <w:t xml:space="preserve">ип даних та опис їх призначення для таблиці «Пристрої». В даній таблиці міститься інформація про мобільні пристрої, що були на ремонті і що зараз перебувають на стадії ремонту </w:t>
      </w:r>
    </w:p>
    <w:p w:rsidR="00BF62E2" w:rsidRDefault="00BF62E2" w:rsidP="00BF62E2">
      <w:pPr>
        <w:ind w:left="709" w:firstLine="0"/>
        <w:jc w:val="right"/>
      </w:pPr>
      <w:r>
        <w:t>Таблиця 2.3</w:t>
      </w:r>
    </w:p>
    <w:p w:rsidR="00961CB7" w:rsidRDefault="00BF62E2" w:rsidP="00BF62E2">
      <w:pPr>
        <w:ind w:left="709" w:firstLine="0"/>
        <w:jc w:val="right"/>
      </w:pPr>
      <w:r w:rsidRPr="001B66F2">
        <w:t xml:space="preserve">Структура таблиці </w:t>
      </w:r>
      <w:r>
        <w:t>Части</w:t>
      </w:r>
      <w:r w:rsidR="00500F12">
        <w:t>ни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76"/>
        <w:gridCol w:w="2268"/>
        <w:gridCol w:w="4926"/>
      </w:tblGrid>
      <w:tr w:rsidR="006A16BE" w:rsidTr="00A6395F">
        <w:tc>
          <w:tcPr>
            <w:tcW w:w="2376" w:type="dxa"/>
          </w:tcPr>
          <w:p w:rsidR="006A16BE" w:rsidRDefault="006A16BE" w:rsidP="00281097">
            <w:pPr>
              <w:ind w:firstLine="0"/>
            </w:pPr>
            <w:r>
              <w:t>Назва</w:t>
            </w:r>
          </w:p>
        </w:tc>
        <w:tc>
          <w:tcPr>
            <w:tcW w:w="2268" w:type="dxa"/>
          </w:tcPr>
          <w:p w:rsidR="006A16BE" w:rsidRDefault="006A16BE" w:rsidP="00281097">
            <w:pPr>
              <w:ind w:firstLine="0"/>
            </w:pPr>
            <w:r>
              <w:t>Тип</w:t>
            </w:r>
          </w:p>
        </w:tc>
        <w:tc>
          <w:tcPr>
            <w:tcW w:w="4926" w:type="dxa"/>
          </w:tcPr>
          <w:p w:rsidR="006A16BE" w:rsidRDefault="006A16BE" w:rsidP="00281097">
            <w:pPr>
              <w:ind w:firstLine="0"/>
            </w:pPr>
            <w:r>
              <w:t>Опис</w:t>
            </w:r>
          </w:p>
        </w:tc>
      </w:tr>
      <w:tr w:rsidR="006A16BE" w:rsidTr="00A6395F">
        <w:tc>
          <w:tcPr>
            <w:tcW w:w="2376" w:type="dxa"/>
          </w:tcPr>
          <w:p w:rsidR="006A16BE" w:rsidRPr="00D2049B" w:rsidRDefault="006A16BE" w:rsidP="00281097">
            <w:pPr>
              <w:ind w:firstLine="0"/>
            </w:pPr>
            <w:r w:rsidRPr="00D2049B">
              <w:t>Код</w:t>
            </w:r>
          </w:p>
        </w:tc>
        <w:tc>
          <w:tcPr>
            <w:tcW w:w="2268" w:type="dxa"/>
          </w:tcPr>
          <w:p w:rsidR="006A16BE" w:rsidRPr="00D2049B" w:rsidRDefault="006A16BE" w:rsidP="00281097">
            <w:pPr>
              <w:ind w:firstLine="0"/>
            </w:pPr>
            <w:r w:rsidRPr="00D2049B">
              <w:t>int</w:t>
            </w:r>
          </w:p>
        </w:tc>
        <w:tc>
          <w:tcPr>
            <w:tcW w:w="4926" w:type="dxa"/>
          </w:tcPr>
          <w:p w:rsidR="006A16BE" w:rsidRDefault="006A16BE" w:rsidP="00281097">
            <w:pPr>
              <w:ind w:firstLine="0"/>
            </w:pPr>
            <w:r w:rsidRPr="00D2049B">
              <w:t>Ключове поле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Назва частини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nvarchar(500)</w:t>
            </w:r>
          </w:p>
        </w:tc>
        <w:tc>
          <w:tcPr>
            <w:tcW w:w="4926" w:type="dxa"/>
          </w:tcPr>
          <w:p w:rsidR="006A16BE" w:rsidRDefault="00281097" w:rsidP="006A16BE">
            <w:pPr>
              <w:ind w:firstLine="0"/>
            </w:pPr>
            <w:r>
              <w:t>Назва запчастини її характеристика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Ціна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float</w:t>
            </w:r>
          </w:p>
        </w:tc>
        <w:tc>
          <w:tcPr>
            <w:tcW w:w="4926" w:type="dxa"/>
          </w:tcPr>
          <w:p w:rsidR="006A16BE" w:rsidRDefault="00281097" w:rsidP="006A16BE">
            <w:pPr>
              <w:ind w:firstLine="0"/>
            </w:pPr>
            <w:r>
              <w:t>Ціна частини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Кількість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int</w:t>
            </w:r>
          </w:p>
        </w:tc>
        <w:tc>
          <w:tcPr>
            <w:tcW w:w="4926" w:type="dxa"/>
          </w:tcPr>
          <w:p w:rsidR="006A16BE" w:rsidRDefault="00281097" w:rsidP="006A16BE">
            <w:pPr>
              <w:ind w:firstLine="0"/>
            </w:pPr>
            <w:r>
              <w:t>Кількість частин що є в наявності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Марка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nchar(50)</w:t>
            </w:r>
          </w:p>
        </w:tc>
        <w:tc>
          <w:tcPr>
            <w:tcW w:w="4926" w:type="dxa"/>
          </w:tcPr>
          <w:p w:rsidR="006A16BE" w:rsidRDefault="00610253" w:rsidP="006A16BE">
            <w:pPr>
              <w:ind w:firstLine="0"/>
            </w:pPr>
            <w:r>
              <w:t>Марка для якої підходить запчастина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Модель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nchar(50)</w:t>
            </w:r>
          </w:p>
        </w:tc>
        <w:tc>
          <w:tcPr>
            <w:tcW w:w="4926" w:type="dxa"/>
          </w:tcPr>
          <w:p w:rsidR="006A16BE" w:rsidRDefault="00610253" w:rsidP="006A16BE">
            <w:pPr>
              <w:ind w:firstLine="0"/>
            </w:pPr>
            <w:r>
              <w:t>Модель для якої підходить частина</w:t>
            </w:r>
          </w:p>
        </w:tc>
      </w:tr>
    </w:tbl>
    <w:p w:rsidR="00A6395F" w:rsidRDefault="00A6395F" w:rsidP="00A6395F">
      <w:r w:rsidRPr="00BD12B8">
        <w:t>У табл. 2.</w:t>
      </w:r>
      <w:r>
        <w:t>3</w:t>
      </w:r>
      <w:r w:rsidRPr="00BD12B8">
        <w:t xml:space="preserve"> наведено перелік назв полів, їх т</w:t>
      </w:r>
      <w:r>
        <w:t xml:space="preserve">ип даних та опис їх призначення для таблиці «Частини». </w:t>
      </w:r>
      <w:r w:rsidRPr="00BF62E2">
        <w:t>В даній таблиці м</w:t>
      </w:r>
      <w:r>
        <w:t xml:space="preserve">іститься інформації </w:t>
      </w:r>
      <w:r>
        <w:lastRenderedPageBreak/>
        <w:t xml:space="preserve">про частини, </w:t>
      </w:r>
      <w:r w:rsidRPr="00BF62E2">
        <w:t>що використовуються під час ремонту телефонів або планшетів та частини для продажу.</w:t>
      </w:r>
    </w:p>
    <w:p w:rsidR="00250518" w:rsidRDefault="00250518" w:rsidP="00250518">
      <w:pPr>
        <w:ind w:left="709" w:firstLine="0"/>
        <w:jc w:val="right"/>
      </w:pPr>
      <w:r>
        <w:t>Таблиця 2.4</w:t>
      </w:r>
    </w:p>
    <w:p w:rsidR="00B40815" w:rsidRDefault="00250518" w:rsidP="00250518">
      <w:pPr>
        <w:ind w:left="709" w:firstLine="0"/>
        <w:jc w:val="right"/>
      </w:pPr>
      <w:r w:rsidRPr="001B66F2">
        <w:t xml:space="preserve">Структура таблиці </w:t>
      </w:r>
      <w:r w:rsidR="00357065">
        <w:t>Користувачі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Y="182"/>
        <w:tblW w:w="0" w:type="auto"/>
        <w:tblLook w:val="04A0" w:firstRow="1" w:lastRow="0" w:firstColumn="1" w:lastColumn="0" w:noHBand="0" w:noVBand="1"/>
      </w:tblPr>
      <w:tblGrid>
        <w:gridCol w:w="2660"/>
        <w:gridCol w:w="1984"/>
        <w:gridCol w:w="4926"/>
      </w:tblGrid>
      <w:tr w:rsidR="00250518" w:rsidTr="00253B0D">
        <w:tc>
          <w:tcPr>
            <w:tcW w:w="2660" w:type="dxa"/>
          </w:tcPr>
          <w:p w:rsidR="00250518" w:rsidRDefault="00250518" w:rsidP="000C001F">
            <w:pPr>
              <w:ind w:firstLine="0"/>
            </w:pPr>
            <w:r>
              <w:t>Назва</w:t>
            </w:r>
          </w:p>
        </w:tc>
        <w:tc>
          <w:tcPr>
            <w:tcW w:w="1984" w:type="dxa"/>
          </w:tcPr>
          <w:p w:rsidR="00250518" w:rsidRDefault="00250518" w:rsidP="000C001F">
            <w:pPr>
              <w:ind w:firstLine="0"/>
            </w:pPr>
            <w:r>
              <w:t>Тип</w:t>
            </w:r>
          </w:p>
        </w:tc>
        <w:tc>
          <w:tcPr>
            <w:tcW w:w="4926" w:type="dxa"/>
          </w:tcPr>
          <w:p w:rsidR="00250518" w:rsidRDefault="00250518" w:rsidP="000C001F">
            <w:pPr>
              <w:ind w:firstLine="0"/>
            </w:pPr>
            <w:r>
              <w:t>Опис</w:t>
            </w:r>
          </w:p>
        </w:tc>
      </w:tr>
      <w:tr w:rsidR="00250518" w:rsidTr="00253B0D">
        <w:tc>
          <w:tcPr>
            <w:tcW w:w="2660" w:type="dxa"/>
          </w:tcPr>
          <w:p w:rsidR="00250518" w:rsidRDefault="00250518" w:rsidP="000C001F">
            <w:pPr>
              <w:ind w:firstLine="0"/>
            </w:pPr>
            <w:r>
              <w:t>Код</w:t>
            </w:r>
          </w:p>
        </w:tc>
        <w:tc>
          <w:tcPr>
            <w:tcW w:w="1984" w:type="dxa"/>
            <w:vAlign w:val="center"/>
          </w:tcPr>
          <w:p w:rsidR="00250518" w:rsidRDefault="00250518" w:rsidP="000C001F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926" w:type="dxa"/>
          </w:tcPr>
          <w:p w:rsidR="00250518" w:rsidRDefault="00250518" w:rsidP="000C001F">
            <w:pPr>
              <w:ind w:firstLine="0"/>
            </w:pPr>
            <w:r>
              <w:t>Ключове поле</w:t>
            </w:r>
          </w:p>
        </w:tc>
      </w:tr>
      <w:tr w:rsidR="00250518" w:rsidTr="00253B0D">
        <w:trPr>
          <w:trHeight w:val="533"/>
        </w:trPr>
        <w:tc>
          <w:tcPr>
            <w:tcW w:w="2660" w:type="dxa"/>
          </w:tcPr>
          <w:p w:rsidR="00250518" w:rsidRDefault="00357065" w:rsidP="000C001F">
            <w:pPr>
              <w:ind w:firstLine="0"/>
            </w:pPr>
            <w:r>
              <w:t>Логін</w:t>
            </w:r>
          </w:p>
        </w:tc>
        <w:tc>
          <w:tcPr>
            <w:tcW w:w="1984" w:type="dxa"/>
            <w:vAlign w:val="center"/>
          </w:tcPr>
          <w:p w:rsidR="00250518" w:rsidRDefault="00250518" w:rsidP="000C001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926" w:type="dxa"/>
          </w:tcPr>
          <w:p w:rsidR="00250518" w:rsidRDefault="00532511" w:rsidP="000C001F">
            <w:pPr>
              <w:ind w:firstLine="0"/>
            </w:pPr>
            <w:r>
              <w:t>Логін для входу в систему</w:t>
            </w:r>
          </w:p>
        </w:tc>
      </w:tr>
      <w:tr w:rsidR="00250518" w:rsidRPr="00FA592C" w:rsidTr="00253B0D">
        <w:trPr>
          <w:trHeight w:val="571"/>
        </w:trPr>
        <w:tc>
          <w:tcPr>
            <w:tcW w:w="2660" w:type="dxa"/>
          </w:tcPr>
          <w:p w:rsidR="00250518" w:rsidRPr="00357065" w:rsidRDefault="00357065" w:rsidP="000C001F">
            <w:pPr>
              <w:ind w:firstLine="0"/>
            </w:pPr>
            <w:r>
              <w:t>Пароль</w:t>
            </w:r>
          </w:p>
        </w:tc>
        <w:tc>
          <w:tcPr>
            <w:tcW w:w="1984" w:type="dxa"/>
            <w:vAlign w:val="center"/>
          </w:tcPr>
          <w:p w:rsidR="00250518" w:rsidRDefault="00250518" w:rsidP="000C001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926" w:type="dxa"/>
          </w:tcPr>
          <w:p w:rsidR="00250518" w:rsidRPr="00FA592C" w:rsidRDefault="00532511" w:rsidP="000C001F">
            <w:pPr>
              <w:ind w:firstLine="0"/>
            </w:pPr>
            <w:r>
              <w:t>Пароль для входу в систему</w:t>
            </w:r>
          </w:p>
        </w:tc>
      </w:tr>
      <w:tr w:rsidR="00250518" w:rsidTr="00253B0D">
        <w:trPr>
          <w:trHeight w:val="339"/>
        </w:trPr>
        <w:tc>
          <w:tcPr>
            <w:tcW w:w="2660" w:type="dxa"/>
          </w:tcPr>
          <w:p w:rsidR="00250518" w:rsidRDefault="00357065" w:rsidP="000C001F">
            <w:pPr>
              <w:ind w:firstLine="0"/>
            </w:pPr>
            <w:r>
              <w:t>Дата реєстрації</w:t>
            </w:r>
          </w:p>
        </w:tc>
        <w:tc>
          <w:tcPr>
            <w:tcW w:w="1984" w:type="dxa"/>
            <w:vAlign w:val="center"/>
          </w:tcPr>
          <w:p w:rsidR="00250518" w:rsidRPr="00276175" w:rsidRDefault="00276175" w:rsidP="000C001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926" w:type="dxa"/>
          </w:tcPr>
          <w:p w:rsidR="00250518" w:rsidRDefault="00276175" w:rsidP="00276175">
            <w:pPr>
              <w:ind w:firstLine="0"/>
            </w:pPr>
            <w:r>
              <w:t>Дата реєстрація користувача</w:t>
            </w:r>
          </w:p>
        </w:tc>
      </w:tr>
      <w:tr w:rsidR="00250518" w:rsidTr="00253B0D">
        <w:trPr>
          <w:trHeight w:val="927"/>
        </w:trPr>
        <w:tc>
          <w:tcPr>
            <w:tcW w:w="2660" w:type="dxa"/>
          </w:tcPr>
          <w:p w:rsidR="00250518" w:rsidRDefault="00357065" w:rsidP="000C001F">
            <w:pPr>
              <w:ind w:firstLine="0"/>
            </w:pPr>
            <w:r>
              <w:t>Тип користувача</w:t>
            </w:r>
          </w:p>
        </w:tc>
        <w:tc>
          <w:tcPr>
            <w:tcW w:w="1984" w:type="dxa"/>
          </w:tcPr>
          <w:p w:rsidR="00250518" w:rsidRDefault="00250518" w:rsidP="00276175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926" w:type="dxa"/>
          </w:tcPr>
          <w:p w:rsidR="00250518" w:rsidRDefault="00276175" w:rsidP="00276175">
            <w:pPr>
              <w:ind w:firstLine="0"/>
              <w:jc w:val="left"/>
            </w:pPr>
            <w:r>
              <w:t xml:space="preserve">Тип користувача може бути адміністратор, оператор або робітник </w:t>
            </w:r>
          </w:p>
        </w:tc>
      </w:tr>
      <w:tr w:rsidR="00250518" w:rsidTr="00253B0D">
        <w:tc>
          <w:tcPr>
            <w:tcW w:w="2660" w:type="dxa"/>
          </w:tcPr>
          <w:p w:rsidR="00250518" w:rsidRDefault="00357065" w:rsidP="00357065">
            <w:pPr>
              <w:ind w:firstLine="0"/>
            </w:pPr>
            <w:r>
              <w:t>Персональні дані</w:t>
            </w:r>
          </w:p>
        </w:tc>
        <w:tc>
          <w:tcPr>
            <w:tcW w:w="1984" w:type="dxa"/>
          </w:tcPr>
          <w:p w:rsidR="00250518" w:rsidRPr="00532511" w:rsidRDefault="00532511" w:rsidP="0053251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250518" w:rsidRDefault="00532511" w:rsidP="00532511">
            <w:pPr>
              <w:ind w:firstLine="0"/>
              <w:jc w:val="left"/>
            </w:pPr>
            <w:r>
              <w:t>Код персональних даних про користувача</w:t>
            </w:r>
          </w:p>
        </w:tc>
      </w:tr>
      <w:tr w:rsidR="00357065" w:rsidTr="00253B0D">
        <w:tc>
          <w:tcPr>
            <w:tcW w:w="2660" w:type="dxa"/>
          </w:tcPr>
          <w:p w:rsidR="00357065" w:rsidRDefault="00357065" w:rsidP="00357065">
            <w:pPr>
              <w:ind w:firstLine="0"/>
            </w:pPr>
            <w:r>
              <w:t>Розмір зарплати</w:t>
            </w:r>
          </w:p>
        </w:tc>
        <w:tc>
          <w:tcPr>
            <w:tcW w:w="1984" w:type="dxa"/>
            <w:vAlign w:val="center"/>
          </w:tcPr>
          <w:p w:rsidR="00357065" w:rsidRDefault="00357065" w:rsidP="000C001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357065" w:rsidRPr="00276175" w:rsidRDefault="00276175" w:rsidP="000C001F">
            <w:pPr>
              <w:ind w:firstLine="0"/>
            </w:pPr>
            <w:r>
              <w:t>Розмір зарплати для користувача</w:t>
            </w:r>
          </w:p>
        </w:tc>
      </w:tr>
    </w:tbl>
    <w:p w:rsidR="00FF7C96" w:rsidRDefault="00FF7C96" w:rsidP="00FF7C96">
      <w:r w:rsidRPr="00BD12B8">
        <w:t>У табл. 2.</w:t>
      </w:r>
      <w:r>
        <w:t>4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ED44CA">
        <w:t>Користувачі</w:t>
      </w:r>
      <w:r>
        <w:t xml:space="preserve">». </w:t>
      </w:r>
      <w:r w:rsidRPr="00BF62E2">
        <w:t>В даній таблиці м</w:t>
      </w:r>
      <w:r>
        <w:t xml:space="preserve">іститься інформації про </w:t>
      </w:r>
      <w:r w:rsidR="00ED44CA">
        <w:t>користувачів, що можуть здійснювати вхід в систему, та визначає права та можливості використання певних функцій системи.</w:t>
      </w:r>
    </w:p>
    <w:p w:rsidR="006A1E35" w:rsidRDefault="006A1E35" w:rsidP="006A1E35">
      <w:pPr>
        <w:ind w:left="709" w:firstLine="0"/>
        <w:jc w:val="right"/>
      </w:pPr>
      <w:r>
        <w:t>Таблиця 2.5</w:t>
      </w:r>
    </w:p>
    <w:p w:rsidR="006A1E35" w:rsidRDefault="006A1E35" w:rsidP="006A1E35">
      <w:pPr>
        <w:ind w:left="709" w:firstLine="0"/>
        <w:jc w:val="right"/>
      </w:pPr>
      <w:r w:rsidRPr="001B66F2">
        <w:t xml:space="preserve">Структура таблиці </w:t>
      </w:r>
      <w:r>
        <w:t>Виплати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Y="182"/>
        <w:tblW w:w="0" w:type="auto"/>
        <w:tblLook w:val="04A0" w:firstRow="1" w:lastRow="0" w:firstColumn="1" w:lastColumn="0" w:noHBand="0" w:noVBand="1"/>
      </w:tblPr>
      <w:tblGrid>
        <w:gridCol w:w="2943"/>
        <w:gridCol w:w="2127"/>
        <w:gridCol w:w="4500"/>
      </w:tblGrid>
      <w:tr w:rsidR="006A1E35" w:rsidTr="00253B0D">
        <w:trPr>
          <w:trHeight w:val="412"/>
        </w:trPr>
        <w:tc>
          <w:tcPr>
            <w:tcW w:w="2943" w:type="dxa"/>
          </w:tcPr>
          <w:p w:rsidR="006A1E35" w:rsidRDefault="006A1E35" w:rsidP="000C001F">
            <w:pPr>
              <w:ind w:firstLine="0"/>
            </w:pPr>
            <w:r>
              <w:t>Назва</w:t>
            </w:r>
          </w:p>
        </w:tc>
        <w:tc>
          <w:tcPr>
            <w:tcW w:w="2127" w:type="dxa"/>
          </w:tcPr>
          <w:p w:rsidR="006A1E35" w:rsidRDefault="006A1E35" w:rsidP="000C001F">
            <w:pPr>
              <w:ind w:firstLine="0"/>
            </w:pPr>
            <w:r>
              <w:t>Тип</w:t>
            </w:r>
          </w:p>
        </w:tc>
        <w:tc>
          <w:tcPr>
            <w:tcW w:w="4500" w:type="dxa"/>
          </w:tcPr>
          <w:p w:rsidR="006A1E35" w:rsidRDefault="006A1E35" w:rsidP="000C001F">
            <w:pPr>
              <w:ind w:firstLine="0"/>
            </w:pPr>
            <w:r>
              <w:t>Опис</w:t>
            </w:r>
          </w:p>
        </w:tc>
      </w:tr>
      <w:tr w:rsidR="006A1E35" w:rsidTr="00253B0D">
        <w:trPr>
          <w:trHeight w:val="348"/>
        </w:trPr>
        <w:tc>
          <w:tcPr>
            <w:tcW w:w="2943" w:type="dxa"/>
          </w:tcPr>
          <w:p w:rsidR="006A1E35" w:rsidRDefault="006A1E35" w:rsidP="000C001F">
            <w:pPr>
              <w:ind w:firstLine="0"/>
            </w:pPr>
            <w:r>
              <w:t>Код</w:t>
            </w:r>
          </w:p>
        </w:tc>
        <w:tc>
          <w:tcPr>
            <w:tcW w:w="2127" w:type="dxa"/>
            <w:vAlign w:val="center"/>
          </w:tcPr>
          <w:p w:rsidR="006A1E35" w:rsidRDefault="006A1E35" w:rsidP="000C001F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500" w:type="dxa"/>
          </w:tcPr>
          <w:p w:rsidR="006A1E35" w:rsidRDefault="006A1E35" w:rsidP="000C001F">
            <w:pPr>
              <w:ind w:firstLine="0"/>
            </w:pPr>
            <w:r>
              <w:t>Ключове поле</w:t>
            </w:r>
          </w:p>
        </w:tc>
      </w:tr>
      <w:tr w:rsidR="006A1E35" w:rsidTr="000C001F">
        <w:trPr>
          <w:trHeight w:val="533"/>
        </w:trPr>
        <w:tc>
          <w:tcPr>
            <w:tcW w:w="2943" w:type="dxa"/>
          </w:tcPr>
          <w:p w:rsidR="006A1E35" w:rsidRDefault="006A1E35" w:rsidP="000C001F">
            <w:pPr>
              <w:ind w:firstLine="0"/>
            </w:pPr>
            <w:r>
              <w:t>Дата</w:t>
            </w:r>
          </w:p>
        </w:tc>
        <w:tc>
          <w:tcPr>
            <w:tcW w:w="2127" w:type="dxa"/>
            <w:vAlign w:val="center"/>
          </w:tcPr>
          <w:p w:rsidR="006A1E35" w:rsidRPr="006A1E35" w:rsidRDefault="006A1E35" w:rsidP="000C001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500" w:type="dxa"/>
          </w:tcPr>
          <w:p w:rsidR="006A1E35" w:rsidRDefault="00595F3E" w:rsidP="000C001F">
            <w:pPr>
              <w:ind w:firstLine="0"/>
            </w:pPr>
            <w:r>
              <w:t>Дата здійснення виплати</w:t>
            </w:r>
          </w:p>
        </w:tc>
      </w:tr>
      <w:tr w:rsidR="006A1E35" w:rsidRPr="00FA592C" w:rsidTr="000C001F">
        <w:trPr>
          <w:trHeight w:val="571"/>
        </w:trPr>
        <w:tc>
          <w:tcPr>
            <w:tcW w:w="2943" w:type="dxa"/>
          </w:tcPr>
          <w:p w:rsidR="006A1E35" w:rsidRPr="00357065" w:rsidRDefault="006A1E35" w:rsidP="000C001F">
            <w:pPr>
              <w:ind w:firstLine="0"/>
            </w:pPr>
            <w:r>
              <w:t>Розмір</w:t>
            </w:r>
          </w:p>
        </w:tc>
        <w:tc>
          <w:tcPr>
            <w:tcW w:w="2127" w:type="dxa"/>
            <w:vAlign w:val="center"/>
          </w:tcPr>
          <w:p w:rsidR="006A1E35" w:rsidRPr="006A1E35" w:rsidRDefault="006A1E35" w:rsidP="006A1E35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500" w:type="dxa"/>
          </w:tcPr>
          <w:p w:rsidR="006A1E35" w:rsidRPr="00FA592C" w:rsidRDefault="00595F3E" w:rsidP="000C001F">
            <w:pPr>
              <w:ind w:firstLine="0"/>
            </w:pPr>
            <w:r>
              <w:t>Розмір здійсненої виплати</w:t>
            </w:r>
          </w:p>
        </w:tc>
      </w:tr>
      <w:tr w:rsidR="006A1E35" w:rsidTr="00595F3E">
        <w:trPr>
          <w:trHeight w:val="339"/>
        </w:trPr>
        <w:tc>
          <w:tcPr>
            <w:tcW w:w="2943" w:type="dxa"/>
          </w:tcPr>
          <w:p w:rsidR="006A1E35" w:rsidRDefault="00DA081C" w:rsidP="006A1E35">
            <w:pPr>
              <w:ind w:firstLine="0"/>
            </w:pPr>
            <w:r>
              <w:t>Код к</w:t>
            </w:r>
            <w:r w:rsidR="006A1E35">
              <w:t>ористувача</w:t>
            </w:r>
          </w:p>
        </w:tc>
        <w:tc>
          <w:tcPr>
            <w:tcW w:w="2127" w:type="dxa"/>
          </w:tcPr>
          <w:p w:rsidR="006A1E35" w:rsidRPr="00276175" w:rsidRDefault="006A1E35" w:rsidP="00595F3E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500" w:type="dxa"/>
          </w:tcPr>
          <w:p w:rsidR="006A1E35" w:rsidRDefault="00595F3E" w:rsidP="000C001F">
            <w:pPr>
              <w:ind w:firstLine="0"/>
            </w:pPr>
            <w:r>
              <w:t>Код</w:t>
            </w:r>
            <w:r w:rsidR="006A1E35">
              <w:t xml:space="preserve"> користувача</w:t>
            </w:r>
            <w:r>
              <w:t xml:space="preserve"> для якого була здійснена виплата</w:t>
            </w:r>
          </w:p>
        </w:tc>
      </w:tr>
    </w:tbl>
    <w:p w:rsidR="006A1E35" w:rsidRDefault="006A1E35" w:rsidP="000B732D">
      <w:r w:rsidRPr="00BD12B8">
        <w:lastRenderedPageBreak/>
        <w:t>У табл. 2.</w:t>
      </w:r>
      <w:r w:rsidR="000B732D">
        <w:t>5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0B732D">
        <w:t>Виплати</w:t>
      </w:r>
      <w:r>
        <w:t xml:space="preserve">». </w:t>
      </w:r>
      <w:r w:rsidRPr="00BF62E2">
        <w:t>В даній таблиці м</w:t>
      </w:r>
      <w:r>
        <w:t xml:space="preserve">іститься інформації про </w:t>
      </w:r>
      <w:r w:rsidR="000B732D">
        <w:t>витрати, що підприємство виплачує своїм операторам та робітникам.</w:t>
      </w:r>
    </w:p>
    <w:p w:rsidR="000B732D" w:rsidRDefault="000B732D" w:rsidP="000B732D">
      <w:pPr>
        <w:ind w:left="709" w:firstLine="0"/>
        <w:jc w:val="right"/>
      </w:pPr>
      <w:r>
        <w:t>Таблиця 2.6</w:t>
      </w:r>
    </w:p>
    <w:p w:rsidR="008519FE" w:rsidRDefault="000B732D" w:rsidP="008519FE">
      <w:pPr>
        <w:ind w:left="709" w:firstLine="0"/>
        <w:jc w:val="right"/>
      </w:pPr>
      <w:r w:rsidRPr="001B66F2">
        <w:t xml:space="preserve">Структура таблиці </w:t>
      </w:r>
      <w:r w:rsidR="008519FE">
        <w:t>Персональні дані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X="108" w:tblpY="182"/>
        <w:tblW w:w="0" w:type="auto"/>
        <w:tblLook w:val="04A0" w:firstRow="1" w:lastRow="0" w:firstColumn="1" w:lastColumn="0" w:noHBand="0" w:noVBand="1"/>
      </w:tblPr>
      <w:tblGrid>
        <w:gridCol w:w="2835"/>
        <w:gridCol w:w="2410"/>
        <w:gridCol w:w="4217"/>
      </w:tblGrid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Назва</w:t>
            </w:r>
          </w:p>
        </w:tc>
        <w:tc>
          <w:tcPr>
            <w:tcW w:w="2410" w:type="dxa"/>
          </w:tcPr>
          <w:p w:rsidR="008519FE" w:rsidRDefault="008519FE" w:rsidP="008519FE">
            <w:pPr>
              <w:ind w:firstLine="0"/>
            </w:pPr>
            <w:r>
              <w:t>Тип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Опис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Код</w:t>
            </w:r>
          </w:p>
        </w:tc>
        <w:tc>
          <w:tcPr>
            <w:tcW w:w="2410" w:type="dxa"/>
            <w:vAlign w:val="center"/>
          </w:tcPr>
          <w:p w:rsidR="008519FE" w:rsidRDefault="008519FE" w:rsidP="008519FE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Ключове поле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Прізвище</w:t>
            </w:r>
          </w:p>
        </w:tc>
        <w:tc>
          <w:tcPr>
            <w:tcW w:w="2410" w:type="dxa"/>
            <w:vAlign w:val="center"/>
          </w:tcPr>
          <w:p w:rsidR="008519FE" w:rsidRDefault="008519FE" w:rsidP="008519FE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Прізвище користувача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Ім</w:t>
            </w:r>
            <w:r>
              <w:rPr>
                <w:lang w:val="en-US"/>
              </w:rPr>
              <w:t>`</w:t>
            </w:r>
            <w:r>
              <w:t>я</w:t>
            </w:r>
          </w:p>
        </w:tc>
        <w:tc>
          <w:tcPr>
            <w:tcW w:w="2410" w:type="dxa"/>
            <w:vAlign w:val="center"/>
          </w:tcPr>
          <w:p w:rsidR="008519FE" w:rsidRDefault="008519FE" w:rsidP="008519FE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8519FE" w:rsidRPr="00FA592C" w:rsidRDefault="008519FE" w:rsidP="008519FE">
            <w:pPr>
              <w:ind w:firstLine="0"/>
            </w:pPr>
            <w:r>
              <w:t>Ім</w:t>
            </w:r>
            <w:r>
              <w:rPr>
                <w:lang w:val="en-US"/>
              </w:rPr>
              <w:t>`</w:t>
            </w:r>
            <w:r>
              <w:t>я</w:t>
            </w:r>
            <w:r>
              <w:rPr>
                <w:lang w:val="en-US"/>
              </w:rPr>
              <w:t xml:space="preserve"> </w:t>
            </w:r>
            <w:r>
              <w:t xml:space="preserve"> користувача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Паспортні дані</w:t>
            </w:r>
          </w:p>
        </w:tc>
        <w:tc>
          <w:tcPr>
            <w:tcW w:w="2410" w:type="dxa"/>
            <w:vAlign w:val="center"/>
          </w:tcPr>
          <w:p w:rsidR="008519FE" w:rsidRDefault="008519FE" w:rsidP="008519FE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Серія і код паспорта користувача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Дата народження</w:t>
            </w:r>
          </w:p>
        </w:tc>
        <w:tc>
          <w:tcPr>
            <w:tcW w:w="2410" w:type="dxa"/>
            <w:vAlign w:val="center"/>
          </w:tcPr>
          <w:p w:rsidR="008519FE" w:rsidRPr="00FA592C" w:rsidRDefault="008519FE" w:rsidP="008519FE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Дата народження користувача</w:t>
            </w:r>
          </w:p>
        </w:tc>
      </w:tr>
    </w:tbl>
    <w:p w:rsidR="000B732D" w:rsidRDefault="000B732D" w:rsidP="000B732D">
      <w:r w:rsidRPr="00BD12B8">
        <w:t>У табл. 2.</w:t>
      </w:r>
      <w:r w:rsidR="00E84BBE">
        <w:t>6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E84BBE">
        <w:t>Персональні дані</w:t>
      </w:r>
      <w:r>
        <w:t xml:space="preserve">». </w:t>
      </w:r>
      <w:r w:rsidRPr="00BF62E2">
        <w:t>В даній таблиці м</w:t>
      </w:r>
      <w:r>
        <w:t>іститься інформації про</w:t>
      </w:r>
      <w:r w:rsidR="00E84BBE">
        <w:t xml:space="preserve"> персональні дані</w:t>
      </w:r>
      <w:r>
        <w:t xml:space="preserve"> користувачів, що можуть здійснювати вхід в систему</w:t>
      </w:r>
      <w:r w:rsidR="00E84BBE">
        <w:t>.</w:t>
      </w:r>
    </w:p>
    <w:p w:rsidR="00153AE3" w:rsidRDefault="00153AE3" w:rsidP="00153AE3">
      <w:pPr>
        <w:ind w:left="709" w:firstLine="0"/>
        <w:jc w:val="right"/>
      </w:pPr>
      <w:r>
        <w:t>Таблиця 2.7</w:t>
      </w:r>
    </w:p>
    <w:p w:rsidR="00153AE3" w:rsidRDefault="00153AE3" w:rsidP="00153AE3">
      <w:pPr>
        <w:ind w:left="709" w:firstLine="0"/>
        <w:jc w:val="right"/>
      </w:pPr>
      <w:r w:rsidRPr="001B66F2">
        <w:t xml:space="preserve">Структура таблиці </w:t>
      </w:r>
      <w:r>
        <w:t>Типи робіт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X="108" w:tblpY="182"/>
        <w:tblW w:w="0" w:type="auto"/>
        <w:tblLook w:val="04A0" w:firstRow="1" w:lastRow="0" w:firstColumn="1" w:lastColumn="0" w:noHBand="0" w:noVBand="1"/>
      </w:tblPr>
      <w:tblGrid>
        <w:gridCol w:w="2835"/>
        <w:gridCol w:w="2410"/>
        <w:gridCol w:w="4217"/>
      </w:tblGrid>
      <w:tr w:rsidR="00153AE3" w:rsidTr="008F62C0">
        <w:trPr>
          <w:trHeight w:val="562"/>
        </w:trPr>
        <w:tc>
          <w:tcPr>
            <w:tcW w:w="2835" w:type="dxa"/>
          </w:tcPr>
          <w:p w:rsidR="00153AE3" w:rsidRDefault="00153AE3" w:rsidP="000C001F">
            <w:pPr>
              <w:ind w:firstLine="0"/>
            </w:pPr>
            <w:r>
              <w:t>Назва</w:t>
            </w:r>
          </w:p>
        </w:tc>
        <w:tc>
          <w:tcPr>
            <w:tcW w:w="2410" w:type="dxa"/>
          </w:tcPr>
          <w:p w:rsidR="00153AE3" w:rsidRDefault="00153AE3" w:rsidP="000C001F">
            <w:pPr>
              <w:ind w:firstLine="0"/>
            </w:pPr>
            <w:r>
              <w:t>Тип</w:t>
            </w:r>
          </w:p>
        </w:tc>
        <w:tc>
          <w:tcPr>
            <w:tcW w:w="4217" w:type="dxa"/>
          </w:tcPr>
          <w:p w:rsidR="00153AE3" w:rsidRDefault="00153AE3" w:rsidP="000C001F">
            <w:pPr>
              <w:ind w:firstLine="0"/>
            </w:pPr>
            <w:r>
              <w:t>Опис</w:t>
            </w:r>
          </w:p>
        </w:tc>
      </w:tr>
      <w:tr w:rsidR="00153AE3" w:rsidTr="008F62C0">
        <w:trPr>
          <w:trHeight w:val="562"/>
        </w:trPr>
        <w:tc>
          <w:tcPr>
            <w:tcW w:w="2835" w:type="dxa"/>
          </w:tcPr>
          <w:p w:rsidR="00153AE3" w:rsidRDefault="00153AE3" w:rsidP="000C001F">
            <w:pPr>
              <w:ind w:firstLine="0"/>
            </w:pPr>
            <w:r>
              <w:t>Код</w:t>
            </w:r>
          </w:p>
        </w:tc>
        <w:tc>
          <w:tcPr>
            <w:tcW w:w="2410" w:type="dxa"/>
            <w:vAlign w:val="center"/>
          </w:tcPr>
          <w:p w:rsidR="00153AE3" w:rsidRDefault="00153AE3" w:rsidP="000C001F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217" w:type="dxa"/>
          </w:tcPr>
          <w:p w:rsidR="00153AE3" w:rsidRDefault="00153AE3" w:rsidP="000C001F">
            <w:pPr>
              <w:ind w:firstLine="0"/>
            </w:pPr>
            <w:r>
              <w:t>Ключове поле</w:t>
            </w:r>
          </w:p>
        </w:tc>
      </w:tr>
      <w:tr w:rsidR="00153AE3" w:rsidTr="008F62C0">
        <w:trPr>
          <w:trHeight w:val="562"/>
        </w:trPr>
        <w:tc>
          <w:tcPr>
            <w:tcW w:w="2835" w:type="dxa"/>
          </w:tcPr>
          <w:p w:rsidR="00153AE3" w:rsidRDefault="00153AE3" w:rsidP="000C001F">
            <w:pPr>
              <w:ind w:firstLine="0"/>
            </w:pPr>
            <w:r>
              <w:t>Назва</w:t>
            </w:r>
          </w:p>
        </w:tc>
        <w:tc>
          <w:tcPr>
            <w:tcW w:w="2410" w:type="dxa"/>
            <w:vAlign w:val="center"/>
          </w:tcPr>
          <w:p w:rsidR="00153AE3" w:rsidRDefault="00153AE3" w:rsidP="000C001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153AE3" w:rsidRDefault="00153AE3" w:rsidP="000C001F">
            <w:pPr>
              <w:ind w:firstLine="0"/>
            </w:pPr>
            <w:r>
              <w:t>Назва роботи</w:t>
            </w:r>
          </w:p>
        </w:tc>
      </w:tr>
      <w:tr w:rsidR="00153AE3" w:rsidTr="008F62C0">
        <w:trPr>
          <w:trHeight w:val="562"/>
        </w:trPr>
        <w:tc>
          <w:tcPr>
            <w:tcW w:w="2835" w:type="dxa"/>
          </w:tcPr>
          <w:p w:rsidR="00153AE3" w:rsidRDefault="00153AE3" w:rsidP="000C001F">
            <w:pPr>
              <w:ind w:firstLine="0"/>
            </w:pPr>
            <w:r>
              <w:t>Ціна</w:t>
            </w:r>
          </w:p>
        </w:tc>
        <w:tc>
          <w:tcPr>
            <w:tcW w:w="2410" w:type="dxa"/>
            <w:vAlign w:val="center"/>
          </w:tcPr>
          <w:p w:rsidR="00153AE3" w:rsidRPr="00153AE3" w:rsidRDefault="00153AE3" w:rsidP="000C001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217" w:type="dxa"/>
          </w:tcPr>
          <w:p w:rsidR="00153AE3" w:rsidRPr="00FA592C" w:rsidRDefault="00153AE3" w:rsidP="000C001F">
            <w:pPr>
              <w:ind w:firstLine="0"/>
            </w:pPr>
            <w:r>
              <w:t>Ціна виконання роботи</w:t>
            </w:r>
          </w:p>
        </w:tc>
      </w:tr>
      <w:tr w:rsidR="00153AE3" w:rsidTr="008F62C0">
        <w:trPr>
          <w:trHeight w:val="562"/>
        </w:trPr>
        <w:tc>
          <w:tcPr>
            <w:tcW w:w="2835" w:type="dxa"/>
          </w:tcPr>
          <w:p w:rsidR="00153AE3" w:rsidRDefault="00153AE3" w:rsidP="000C001F">
            <w:pPr>
              <w:ind w:firstLine="0"/>
            </w:pPr>
            <w:r>
              <w:t>Час</w:t>
            </w:r>
          </w:p>
        </w:tc>
        <w:tc>
          <w:tcPr>
            <w:tcW w:w="2410" w:type="dxa"/>
            <w:vAlign w:val="center"/>
          </w:tcPr>
          <w:p w:rsidR="00153AE3" w:rsidRPr="00153AE3" w:rsidRDefault="00153AE3" w:rsidP="000C001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4217" w:type="dxa"/>
          </w:tcPr>
          <w:p w:rsidR="00153AE3" w:rsidRDefault="00153AE3" w:rsidP="000C001F">
            <w:pPr>
              <w:ind w:firstLine="0"/>
            </w:pPr>
            <w:r>
              <w:t>Час виконання роботи</w:t>
            </w:r>
          </w:p>
        </w:tc>
      </w:tr>
    </w:tbl>
    <w:p w:rsidR="00153AE3" w:rsidRDefault="00153AE3" w:rsidP="00092706">
      <w:r w:rsidRPr="00BD12B8">
        <w:lastRenderedPageBreak/>
        <w:t>У табл. 2.</w:t>
      </w:r>
      <w:r>
        <w:t>7</w:t>
      </w:r>
      <w:r w:rsidRPr="00BD12B8">
        <w:t xml:space="preserve"> наведено перелік назв полів, їх т</w:t>
      </w:r>
      <w:r>
        <w:t xml:space="preserve">ип даних та опис їх призначення для таблиці «Типи робіт». </w:t>
      </w:r>
      <w:r w:rsidRPr="00BF62E2">
        <w:t>В даній таблиці м</w:t>
      </w:r>
      <w:r>
        <w:t>іститься інформації про типи робіт, які може проводити підприємство.</w:t>
      </w:r>
    </w:p>
    <w:p w:rsidR="00092706" w:rsidRDefault="00092706" w:rsidP="00092706">
      <w:pPr>
        <w:ind w:left="709" w:firstLine="0"/>
        <w:jc w:val="right"/>
      </w:pPr>
      <w:r>
        <w:t>Таблиця 2.8</w:t>
      </w:r>
    </w:p>
    <w:p w:rsidR="00092706" w:rsidRDefault="00092706" w:rsidP="00092706">
      <w:pPr>
        <w:ind w:left="709" w:firstLine="0"/>
        <w:jc w:val="right"/>
      </w:pPr>
      <w:r w:rsidRPr="001B66F2">
        <w:t xml:space="preserve">Структура таблиці </w:t>
      </w:r>
      <w:r>
        <w:t>Ремонти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1597"/>
        <w:gridCol w:w="4784"/>
      </w:tblGrid>
      <w:tr w:rsidR="00092706" w:rsidTr="003B089D">
        <w:tc>
          <w:tcPr>
            <w:tcW w:w="3189" w:type="dxa"/>
          </w:tcPr>
          <w:p w:rsidR="00092706" w:rsidRDefault="00092706" w:rsidP="000C001F">
            <w:pPr>
              <w:ind w:firstLine="0"/>
            </w:pPr>
            <w:r>
              <w:t>Назва</w:t>
            </w:r>
          </w:p>
        </w:tc>
        <w:tc>
          <w:tcPr>
            <w:tcW w:w="1597" w:type="dxa"/>
          </w:tcPr>
          <w:p w:rsidR="00092706" w:rsidRDefault="00092706" w:rsidP="000C001F">
            <w:pPr>
              <w:ind w:firstLine="0"/>
            </w:pPr>
            <w:r>
              <w:t>Тип</w:t>
            </w:r>
          </w:p>
        </w:tc>
        <w:tc>
          <w:tcPr>
            <w:tcW w:w="4784" w:type="dxa"/>
          </w:tcPr>
          <w:p w:rsidR="00092706" w:rsidRDefault="00092706" w:rsidP="000C001F">
            <w:pPr>
              <w:ind w:firstLine="0"/>
            </w:pPr>
            <w:r>
              <w:t>Опис</w:t>
            </w:r>
          </w:p>
        </w:tc>
      </w:tr>
      <w:tr w:rsidR="00092706" w:rsidTr="003B089D">
        <w:tc>
          <w:tcPr>
            <w:tcW w:w="3189" w:type="dxa"/>
          </w:tcPr>
          <w:p w:rsidR="00092706" w:rsidRPr="00D2049B" w:rsidRDefault="00092706" w:rsidP="000C001F">
            <w:pPr>
              <w:ind w:firstLine="0"/>
            </w:pPr>
            <w:r w:rsidRPr="00D2049B">
              <w:t>Код</w:t>
            </w:r>
          </w:p>
        </w:tc>
        <w:tc>
          <w:tcPr>
            <w:tcW w:w="1597" w:type="dxa"/>
          </w:tcPr>
          <w:p w:rsidR="00092706" w:rsidRPr="00D2049B" w:rsidRDefault="00092706" w:rsidP="000C001F">
            <w:pPr>
              <w:ind w:firstLine="0"/>
            </w:pPr>
            <w:r w:rsidRPr="00D2049B">
              <w:t>int</w:t>
            </w:r>
          </w:p>
        </w:tc>
        <w:tc>
          <w:tcPr>
            <w:tcW w:w="4784" w:type="dxa"/>
          </w:tcPr>
          <w:p w:rsidR="00092706" w:rsidRDefault="00092706" w:rsidP="000C001F">
            <w:pPr>
              <w:ind w:firstLine="0"/>
            </w:pPr>
            <w:r w:rsidRPr="00D2049B">
              <w:t>Ключове поле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0C001F">
            <w:pPr>
              <w:ind w:firstLine="0"/>
            </w:pPr>
            <w:r>
              <w:t>Код Чеку</w:t>
            </w:r>
          </w:p>
        </w:tc>
        <w:tc>
          <w:tcPr>
            <w:tcW w:w="1597" w:type="dxa"/>
          </w:tcPr>
          <w:p w:rsidR="00092706" w:rsidRPr="003B089D" w:rsidRDefault="003B089D" w:rsidP="000C00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784" w:type="dxa"/>
          </w:tcPr>
          <w:p w:rsidR="00092706" w:rsidRPr="003B089D" w:rsidRDefault="003B089D" w:rsidP="000C001F">
            <w:pPr>
              <w:ind w:firstLine="0"/>
            </w:pPr>
            <w:r>
              <w:t>Код чеку ремонту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0C001F">
            <w:pPr>
              <w:ind w:firstLine="0"/>
            </w:pPr>
            <w:r>
              <w:t>Дата</w:t>
            </w:r>
          </w:p>
        </w:tc>
        <w:tc>
          <w:tcPr>
            <w:tcW w:w="1597" w:type="dxa"/>
          </w:tcPr>
          <w:p w:rsidR="00092706" w:rsidRPr="003B089D" w:rsidRDefault="003B089D" w:rsidP="000C00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784" w:type="dxa"/>
          </w:tcPr>
          <w:p w:rsidR="00092706" w:rsidRDefault="003B089D" w:rsidP="000C001F">
            <w:pPr>
              <w:ind w:firstLine="0"/>
            </w:pPr>
            <w:r>
              <w:t>Дата оформлення ремонту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0C001F">
            <w:pPr>
              <w:ind w:firstLine="0"/>
            </w:pPr>
            <w:r>
              <w:t>Статус</w:t>
            </w:r>
          </w:p>
        </w:tc>
        <w:tc>
          <w:tcPr>
            <w:tcW w:w="1597" w:type="dxa"/>
          </w:tcPr>
          <w:p w:rsidR="00092706" w:rsidRDefault="00092706" w:rsidP="000C001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092706" w:rsidRDefault="003B089D" w:rsidP="000C001F">
            <w:pPr>
              <w:ind w:firstLine="0"/>
            </w:pPr>
            <w:r>
              <w:t>Статус ремонту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0C001F">
            <w:pPr>
              <w:ind w:firstLine="0"/>
            </w:pPr>
            <w:r>
              <w:t>Гарантійний ремонт</w:t>
            </w:r>
          </w:p>
        </w:tc>
        <w:tc>
          <w:tcPr>
            <w:tcW w:w="1597" w:type="dxa"/>
          </w:tcPr>
          <w:p w:rsidR="00092706" w:rsidRPr="003B089D" w:rsidRDefault="003B089D" w:rsidP="000C00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4784" w:type="dxa"/>
          </w:tcPr>
          <w:p w:rsidR="00092706" w:rsidRDefault="003B089D" w:rsidP="003B089D">
            <w:pPr>
              <w:ind w:firstLine="0"/>
              <w:jc w:val="left"/>
            </w:pPr>
            <w:r>
              <w:t>Телефон знаходиться на гарантії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35387B">
            <w:pPr>
              <w:ind w:firstLine="0"/>
            </w:pPr>
            <w:r>
              <w:t>Код пристрою</w:t>
            </w:r>
          </w:p>
        </w:tc>
        <w:tc>
          <w:tcPr>
            <w:tcW w:w="1597" w:type="dxa"/>
          </w:tcPr>
          <w:p w:rsidR="00092706" w:rsidRDefault="003B089D" w:rsidP="000C001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092706" w:rsidRDefault="003B089D" w:rsidP="003B089D">
            <w:pPr>
              <w:ind w:firstLine="0"/>
              <w:jc w:val="left"/>
            </w:pPr>
            <w:r>
              <w:t>Код пристрою над яким відбувається ремонт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35387B">
            <w:pPr>
              <w:ind w:firstLine="0"/>
            </w:pPr>
            <w:r>
              <w:t>Код робітника</w:t>
            </w:r>
          </w:p>
        </w:tc>
        <w:tc>
          <w:tcPr>
            <w:tcW w:w="1597" w:type="dxa"/>
          </w:tcPr>
          <w:p w:rsidR="00092706" w:rsidRDefault="00092706" w:rsidP="000C001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092706" w:rsidRDefault="003B089D" w:rsidP="003B089D">
            <w:pPr>
              <w:ind w:firstLine="0"/>
              <w:jc w:val="left"/>
            </w:pPr>
            <w:r>
              <w:t>Код робітника що здійснює ремонт</w:t>
            </w:r>
          </w:p>
        </w:tc>
      </w:tr>
      <w:tr w:rsidR="0035387B" w:rsidTr="003B089D">
        <w:tc>
          <w:tcPr>
            <w:tcW w:w="3189" w:type="dxa"/>
          </w:tcPr>
          <w:p w:rsidR="0035387B" w:rsidRDefault="0035387B" w:rsidP="0035387B">
            <w:pPr>
              <w:ind w:firstLine="0"/>
            </w:pPr>
            <w:r>
              <w:t>Код запасного пристрою</w:t>
            </w:r>
          </w:p>
        </w:tc>
        <w:tc>
          <w:tcPr>
            <w:tcW w:w="1597" w:type="dxa"/>
          </w:tcPr>
          <w:p w:rsidR="0035387B" w:rsidRPr="00961CB7" w:rsidRDefault="003B089D" w:rsidP="000C001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35387B" w:rsidRDefault="003B089D" w:rsidP="003B089D">
            <w:pPr>
              <w:ind w:firstLine="0"/>
              <w:jc w:val="left"/>
            </w:pPr>
            <w:r>
              <w:t xml:space="preserve">Код запасного пристрою на час ремонту </w:t>
            </w:r>
          </w:p>
        </w:tc>
      </w:tr>
      <w:tr w:rsidR="0035387B" w:rsidTr="003B089D">
        <w:tc>
          <w:tcPr>
            <w:tcW w:w="3189" w:type="dxa"/>
          </w:tcPr>
          <w:p w:rsidR="0035387B" w:rsidRDefault="003B089D" w:rsidP="0035387B">
            <w:pPr>
              <w:ind w:firstLine="0"/>
            </w:pPr>
            <w:r>
              <w:t>Код частини</w:t>
            </w:r>
          </w:p>
        </w:tc>
        <w:tc>
          <w:tcPr>
            <w:tcW w:w="1597" w:type="dxa"/>
          </w:tcPr>
          <w:p w:rsidR="0035387B" w:rsidRPr="00961CB7" w:rsidRDefault="003B089D" w:rsidP="000C001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35387B" w:rsidRDefault="003B089D" w:rsidP="003B089D">
            <w:pPr>
              <w:ind w:firstLine="0"/>
              <w:jc w:val="left"/>
            </w:pPr>
            <w:r>
              <w:t>Код частини, що використовується для ремонту</w:t>
            </w:r>
          </w:p>
        </w:tc>
      </w:tr>
      <w:tr w:rsidR="0035387B" w:rsidTr="003B089D">
        <w:tc>
          <w:tcPr>
            <w:tcW w:w="3189" w:type="dxa"/>
          </w:tcPr>
          <w:p w:rsidR="0035387B" w:rsidRDefault="003B089D" w:rsidP="0035387B">
            <w:pPr>
              <w:ind w:firstLine="0"/>
            </w:pPr>
            <w:r>
              <w:t>Код роботи</w:t>
            </w:r>
          </w:p>
        </w:tc>
        <w:tc>
          <w:tcPr>
            <w:tcW w:w="1597" w:type="dxa"/>
          </w:tcPr>
          <w:p w:rsidR="0035387B" w:rsidRPr="00961CB7" w:rsidRDefault="003B089D" w:rsidP="000C001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35387B" w:rsidRDefault="003B089D" w:rsidP="003B089D">
            <w:pPr>
              <w:ind w:firstLine="0"/>
            </w:pPr>
            <w:r>
              <w:t>Код роботи,що здійснюється</w:t>
            </w:r>
          </w:p>
        </w:tc>
      </w:tr>
    </w:tbl>
    <w:p w:rsidR="000B732D" w:rsidRDefault="00092706" w:rsidP="000B732D">
      <w:r w:rsidRPr="00BD12B8">
        <w:t>У табл. 2.</w:t>
      </w:r>
      <w:r w:rsidR="002F2237">
        <w:t>8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2F2237">
        <w:t>Ремонти</w:t>
      </w:r>
      <w:r>
        <w:t xml:space="preserve">». В даній таблиці міститься інформація про </w:t>
      </w:r>
      <w:r w:rsidR="002F2237">
        <w:t>ремонти, що проводились та ті що зараз виконуються.</w:t>
      </w:r>
      <w:r>
        <w:t xml:space="preserve"> </w:t>
      </w:r>
    </w:p>
    <w:p w:rsidR="002F2237" w:rsidRDefault="002F2237" w:rsidP="002F2237">
      <w:pPr>
        <w:ind w:left="709" w:firstLine="0"/>
        <w:jc w:val="right"/>
      </w:pPr>
      <w:r>
        <w:t>Таблиця 2.2</w:t>
      </w:r>
    </w:p>
    <w:p w:rsidR="002F2237" w:rsidRDefault="002F2237" w:rsidP="002F2237">
      <w:pPr>
        <w:ind w:left="709" w:firstLine="0"/>
        <w:jc w:val="right"/>
      </w:pPr>
      <w:r w:rsidRPr="001B66F2">
        <w:t xml:space="preserve">Структура таблиці </w:t>
      </w:r>
      <w:r w:rsidR="006F1403">
        <w:t>Пристрої</w:t>
      </w:r>
      <w:r>
        <w:t xml:space="preserve"> на час ремонту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2447"/>
        <w:gridCol w:w="3934"/>
      </w:tblGrid>
      <w:tr w:rsidR="002F2237" w:rsidTr="00B2012C">
        <w:trPr>
          <w:trHeight w:val="571"/>
        </w:trPr>
        <w:tc>
          <w:tcPr>
            <w:tcW w:w="3189" w:type="dxa"/>
          </w:tcPr>
          <w:p w:rsidR="002F2237" w:rsidRDefault="002F2237" w:rsidP="000C001F">
            <w:pPr>
              <w:ind w:firstLine="0"/>
            </w:pPr>
            <w:r>
              <w:t>Назва</w:t>
            </w:r>
          </w:p>
        </w:tc>
        <w:tc>
          <w:tcPr>
            <w:tcW w:w="2447" w:type="dxa"/>
          </w:tcPr>
          <w:p w:rsidR="002F2237" w:rsidRDefault="002F2237" w:rsidP="000C001F">
            <w:pPr>
              <w:ind w:firstLine="0"/>
            </w:pPr>
            <w:r>
              <w:t>Тип</w:t>
            </w:r>
          </w:p>
        </w:tc>
        <w:tc>
          <w:tcPr>
            <w:tcW w:w="3934" w:type="dxa"/>
          </w:tcPr>
          <w:p w:rsidR="002F2237" w:rsidRDefault="002F2237" w:rsidP="000C001F">
            <w:pPr>
              <w:ind w:firstLine="0"/>
            </w:pPr>
            <w:r>
              <w:t>Опис</w:t>
            </w:r>
          </w:p>
        </w:tc>
      </w:tr>
      <w:tr w:rsidR="002F2237" w:rsidTr="00B2012C">
        <w:trPr>
          <w:trHeight w:val="571"/>
        </w:trPr>
        <w:tc>
          <w:tcPr>
            <w:tcW w:w="3189" w:type="dxa"/>
          </w:tcPr>
          <w:p w:rsidR="002F2237" w:rsidRPr="00D2049B" w:rsidRDefault="002F2237" w:rsidP="000C001F">
            <w:pPr>
              <w:ind w:firstLine="0"/>
            </w:pPr>
            <w:r w:rsidRPr="00D2049B">
              <w:t>Код</w:t>
            </w:r>
          </w:p>
        </w:tc>
        <w:tc>
          <w:tcPr>
            <w:tcW w:w="2447" w:type="dxa"/>
          </w:tcPr>
          <w:p w:rsidR="002F2237" w:rsidRPr="00D2049B" w:rsidRDefault="002F2237" w:rsidP="000C001F">
            <w:pPr>
              <w:ind w:firstLine="0"/>
            </w:pPr>
            <w:r w:rsidRPr="00D2049B">
              <w:t>int</w:t>
            </w:r>
          </w:p>
        </w:tc>
        <w:tc>
          <w:tcPr>
            <w:tcW w:w="3934" w:type="dxa"/>
          </w:tcPr>
          <w:p w:rsidR="002F2237" w:rsidRDefault="002F2237" w:rsidP="000C001F">
            <w:pPr>
              <w:ind w:firstLine="0"/>
            </w:pPr>
            <w:r w:rsidRPr="00D2049B">
              <w:t>Ключове поле</w:t>
            </w:r>
          </w:p>
        </w:tc>
      </w:tr>
      <w:tr w:rsidR="002F2237" w:rsidTr="00B2012C">
        <w:trPr>
          <w:trHeight w:val="571"/>
        </w:trPr>
        <w:tc>
          <w:tcPr>
            <w:tcW w:w="3189" w:type="dxa"/>
          </w:tcPr>
          <w:p w:rsidR="002F2237" w:rsidRDefault="002F2237" w:rsidP="000C001F">
            <w:pPr>
              <w:ind w:firstLine="0"/>
            </w:pPr>
            <w:r>
              <w:t>Марка</w:t>
            </w:r>
          </w:p>
        </w:tc>
        <w:tc>
          <w:tcPr>
            <w:tcW w:w="2447" w:type="dxa"/>
          </w:tcPr>
          <w:p w:rsidR="002F2237" w:rsidRDefault="002F2237" w:rsidP="000C001F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2F2237" w:rsidRDefault="002F2237" w:rsidP="000C001F">
            <w:pPr>
              <w:ind w:firstLine="0"/>
            </w:pPr>
            <w:r>
              <w:t>Марка виробника</w:t>
            </w:r>
          </w:p>
        </w:tc>
      </w:tr>
    </w:tbl>
    <w:p w:rsidR="002F2237" w:rsidRDefault="002F2237" w:rsidP="00B2012C">
      <w:pPr>
        <w:jc w:val="right"/>
      </w:pPr>
      <w:r>
        <w:lastRenderedPageBreak/>
        <w:t>Продовження таблиці 2.9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2447"/>
        <w:gridCol w:w="3934"/>
      </w:tblGrid>
      <w:tr w:rsidR="002F2237" w:rsidTr="000C001F">
        <w:tc>
          <w:tcPr>
            <w:tcW w:w="3189" w:type="dxa"/>
          </w:tcPr>
          <w:p w:rsidR="002F2237" w:rsidRDefault="002F2237" w:rsidP="000C001F">
            <w:pPr>
              <w:ind w:firstLine="0"/>
            </w:pPr>
            <w:r>
              <w:t>Модель</w:t>
            </w:r>
          </w:p>
        </w:tc>
        <w:tc>
          <w:tcPr>
            <w:tcW w:w="2447" w:type="dxa"/>
          </w:tcPr>
          <w:p w:rsidR="002F2237" w:rsidRDefault="002F2237" w:rsidP="000C001F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2F2237" w:rsidRDefault="002F2237" w:rsidP="000C001F">
            <w:pPr>
              <w:ind w:firstLine="0"/>
            </w:pPr>
            <w:r>
              <w:t>Модель даного пристрою</w:t>
            </w:r>
          </w:p>
        </w:tc>
      </w:tr>
      <w:tr w:rsidR="002F2237" w:rsidTr="000C001F">
        <w:tc>
          <w:tcPr>
            <w:tcW w:w="3189" w:type="dxa"/>
          </w:tcPr>
          <w:p w:rsidR="002F2237" w:rsidRDefault="002F2237" w:rsidP="000C001F">
            <w:pPr>
              <w:ind w:firstLine="0"/>
            </w:pPr>
            <w:r>
              <w:t>Тип пристрою</w:t>
            </w:r>
          </w:p>
        </w:tc>
        <w:tc>
          <w:tcPr>
            <w:tcW w:w="2447" w:type="dxa"/>
          </w:tcPr>
          <w:p w:rsidR="002F2237" w:rsidRDefault="002F2237" w:rsidP="000C001F">
            <w:pPr>
              <w:ind w:firstLine="0"/>
            </w:pPr>
            <w:r w:rsidRPr="00961CB7">
              <w:t>int</w:t>
            </w:r>
          </w:p>
        </w:tc>
        <w:tc>
          <w:tcPr>
            <w:tcW w:w="3934" w:type="dxa"/>
          </w:tcPr>
          <w:p w:rsidR="002F2237" w:rsidRDefault="002F2237" w:rsidP="000C001F">
            <w:pPr>
              <w:ind w:firstLine="0"/>
            </w:pPr>
            <w:r>
              <w:t>Тип пристрою може бути телефон або планшет</w:t>
            </w:r>
          </w:p>
        </w:tc>
      </w:tr>
      <w:tr w:rsidR="002F2237" w:rsidTr="000C001F">
        <w:tc>
          <w:tcPr>
            <w:tcW w:w="3189" w:type="dxa"/>
          </w:tcPr>
          <w:p w:rsidR="002F2237" w:rsidRDefault="002F2237" w:rsidP="000C001F">
            <w:pPr>
              <w:ind w:firstLine="0"/>
            </w:pPr>
            <w:r>
              <w:t>Серійний номер</w:t>
            </w:r>
          </w:p>
        </w:tc>
        <w:tc>
          <w:tcPr>
            <w:tcW w:w="2447" w:type="dxa"/>
          </w:tcPr>
          <w:p w:rsidR="002F2237" w:rsidRDefault="002F2237" w:rsidP="000C001F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2F2237" w:rsidRDefault="002F2237" w:rsidP="000C001F">
            <w:pPr>
              <w:ind w:firstLine="0"/>
            </w:pPr>
            <w:r>
              <w:t>Унікальний код пристрою</w:t>
            </w:r>
          </w:p>
        </w:tc>
      </w:tr>
      <w:tr w:rsidR="002F2237" w:rsidTr="000C001F">
        <w:tc>
          <w:tcPr>
            <w:tcW w:w="3189" w:type="dxa"/>
          </w:tcPr>
          <w:p w:rsidR="002F2237" w:rsidRDefault="002F2237" w:rsidP="000C001F">
            <w:pPr>
              <w:ind w:firstLine="0"/>
            </w:pPr>
            <w:r>
              <w:t>Дата виготовлення</w:t>
            </w:r>
          </w:p>
        </w:tc>
        <w:tc>
          <w:tcPr>
            <w:tcW w:w="2447" w:type="dxa"/>
          </w:tcPr>
          <w:p w:rsidR="002F2237" w:rsidRDefault="002F2237" w:rsidP="000C001F">
            <w:pPr>
              <w:ind w:firstLine="0"/>
            </w:pPr>
            <w:r w:rsidRPr="00961CB7">
              <w:t>date</w:t>
            </w:r>
          </w:p>
        </w:tc>
        <w:tc>
          <w:tcPr>
            <w:tcW w:w="3934" w:type="dxa"/>
          </w:tcPr>
          <w:p w:rsidR="002F2237" w:rsidRDefault="002F2237" w:rsidP="000C001F">
            <w:pPr>
              <w:ind w:firstLine="0"/>
            </w:pPr>
            <w:r>
              <w:t>Дата виготовлення пристрою</w:t>
            </w:r>
          </w:p>
        </w:tc>
      </w:tr>
      <w:tr w:rsidR="002F2237" w:rsidTr="000C001F">
        <w:tc>
          <w:tcPr>
            <w:tcW w:w="3189" w:type="dxa"/>
          </w:tcPr>
          <w:p w:rsidR="002F2237" w:rsidRDefault="002F2237" w:rsidP="000C001F">
            <w:pPr>
              <w:ind w:firstLine="0"/>
            </w:pPr>
            <w:r>
              <w:t>Кількість</w:t>
            </w:r>
          </w:p>
        </w:tc>
        <w:tc>
          <w:tcPr>
            <w:tcW w:w="2447" w:type="dxa"/>
          </w:tcPr>
          <w:p w:rsidR="002F2237" w:rsidRDefault="002F2237" w:rsidP="000C001F">
            <w:pPr>
              <w:ind w:firstLine="0"/>
            </w:pPr>
            <w:r w:rsidRPr="00961CB7">
              <w:t>int</w:t>
            </w:r>
          </w:p>
        </w:tc>
        <w:tc>
          <w:tcPr>
            <w:tcW w:w="3934" w:type="dxa"/>
          </w:tcPr>
          <w:p w:rsidR="002F2237" w:rsidRDefault="00B2012C" w:rsidP="000C001F">
            <w:pPr>
              <w:ind w:firstLine="0"/>
            </w:pPr>
            <w:r>
              <w:t>Кількість штук в наявності</w:t>
            </w:r>
          </w:p>
        </w:tc>
      </w:tr>
    </w:tbl>
    <w:p w:rsidR="002F2237" w:rsidRDefault="002F2237" w:rsidP="002F2237">
      <w:r w:rsidRPr="00BD12B8">
        <w:t>У табл. 2.</w:t>
      </w:r>
      <w:r w:rsidR="006F1403">
        <w:t>9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6F1403">
        <w:t>Пристрої на час ремонту</w:t>
      </w:r>
      <w:r>
        <w:t xml:space="preserve">». В даній таблиці міститься інформація про мобільні пристрої, </w:t>
      </w:r>
      <w:r w:rsidR="006F1403">
        <w:t>що видаються клієнтам на час ремонту.</w:t>
      </w:r>
    </w:p>
    <w:p w:rsidR="0012344B" w:rsidRDefault="0012344B" w:rsidP="0012344B">
      <w:pPr>
        <w:ind w:left="709" w:firstLine="0"/>
        <w:jc w:val="right"/>
      </w:pPr>
      <w:r>
        <w:t>Таблиця 2.10</w:t>
      </w:r>
    </w:p>
    <w:p w:rsidR="0012344B" w:rsidRDefault="0012344B" w:rsidP="0012344B">
      <w:pPr>
        <w:ind w:left="709" w:firstLine="0"/>
        <w:jc w:val="right"/>
      </w:pPr>
      <w:r w:rsidRPr="001B66F2">
        <w:t xml:space="preserve">Структура таблиці </w:t>
      </w:r>
      <w:r>
        <w:t>Продажі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1455"/>
        <w:gridCol w:w="4926"/>
      </w:tblGrid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0C001F">
            <w:pPr>
              <w:ind w:firstLine="0"/>
            </w:pPr>
            <w:r>
              <w:t>Назва</w:t>
            </w:r>
          </w:p>
        </w:tc>
        <w:tc>
          <w:tcPr>
            <w:tcW w:w="1455" w:type="dxa"/>
          </w:tcPr>
          <w:p w:rsidR="0012344B" w:rsidRDefault="0012344B" w:rsidP="000C001F">
            <w:pPr>
              <w:ind w:firstLine="0"/>
            </w:pPr>
            <w:r>
              <w:t>Тип</w:t>
            </w:r>
          </w:p>
        </w:tc>
        <w:tc>
          <w:tcPr>
            <w:tcW w:w="4926" w:type="dxa"/>
          </w:tcPr>
          <w:p w:rsidR="0012344B" w:rsidRDefault="0012344B" w:rsidP="000C001F">
            <w:pPr>
              <w:ind w:firstLine="0"/>
            </w:pPr>
            <w:r>
              <w:t>Опис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Pr="00D2049B" w:rsidRDefault="0012344B" w:rsidP="000C001F">
            <w:pPr>
              <w:ind w:firstLine="0"/>
            </w:pPr>
            <w:r w:rsidRPr="00D2049B">
              <w:t>Код</w:t>
            </w:r>
          </w:p>
        </w:tc>
        <w:tc>
          <w:tcPr>
            <w:tcW w:w="1455" w:type="dxa"/>
          </w:tcPr>
          <w:p w:rsidR="0012344B" w:rsidRPr="00D2049B" w:rsidRDefault="0012344B" w:rsidP="000C001F">
            <w:pPr>
              <w:ind w:firstLine="0"/>
            </w:pPr>
            <w:r w:rsidRPr="00D2049B">
              <w:t>int</w:t>
            </w:r>
          </w:p>
        </w:tc>
        <w:tc>
          <w:tcPr>
            <w:tcW w:w="4926" w:type="dxa"/>
          </w:tcPr>
          <w:p w:rsidR="0012344B" w:rsidRDefault="0012344B" w:rsidP="000C001F">
            <w:pPr>
              <w:ind w:firstLine="0"/>
            </w:pPr>
            <w:r w:rsidRPr="00D2049B">
              <w:t>Ключове поле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0C001F">
            <w:pPr>
              <w:ind w:firstLine="0"/>
            </w:pPr>
            <w:r>
              <w:t>Код Чеку</w:t>
            </w:r>
          </w:p>
        </w:tc>
        <w:tc>
          <w:tcPr>
            <w:tcW w:w="1455" w:type="dxa"/>
          </w:tcPr>
          <w:p w:rsidR="0012344B" w:rsidRPr="003B089D" w:rsidRDefault="0012344B" w:rsidP="000C00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12344B" w:rsidRPr="003B089D" w:rsidRDefault="0012344B" w:rsidP="0012344B">
            <w:pPr>
              <w:ind w:firstLine="0"/>
            </w:pPr>
            <w:r>
              <w:t>Код чеку продажі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0C001F">
            <w:pPr>
              <w:ind w:firstLine="0"/>
            </w:pPr>
            <w:r>
              <w:t>Дата</w:t>
            </w:r>
          </w:p>
        </w:tc>
        <w:tc>
          <w:tcPr>
            <w:tcW w:w="1455" w:type="dxa"/>
          </w:tcPr>
          <w:p w:rsidR="0012344B" w:rsidRPr="003B089D" w:rsidRDefault="0012344B" w:rsidP="000C00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</w:pPr>
            <w:r>
              <w:t>Дата оформлення продажу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0C001F">
            <w:pPr>
              <w:ind w:firstLine="0"/>
            </w:pPr>
            <w:r>
              <w:t>Статус</w:t>
            </w:r>
          </w:p>
        </w:tc>
        <w:tc>
          <w:tcPr>
            <w:tcW w:w="1455" w:type="dxa"/>
          </w:tcPr>
          <w:p w:rsidR="0012344B" w:rsidRDefault="0012344B" w:rsidP="000C001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</w:pPr>
            <w:r>
              <w:t>Статус продажі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12344B">
            <w:pPr>
              <w:ind w:firstLine="0"/>
            </w:pPr>
            <w:r>
              <w:t>Код користувача</w:t>
            </w:r>
          </w:p>
        </w:tc>
        <w:tc>
          <w:tcPr>
            <w:tcW w:w="1455" w:type="dxa"/>
          </w:tcPr>
          <w:p w:rsidR="0012344B" w:rsidRDefault="0012344B" w:rsidP="000C001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  <w:jc w:val="left"/>
            </w:pPr>
            <w:r>
              <w:t>Код користувача, що здійснює продаж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12344B">
            <w:pPr>
              <w:ind w:firstLine="0"/>
            </w:pPr>
            <w:r>
              <w:t>Код частини</w:t>
            </w:r>
          </w:p>
        </w:tc>
        <w:tc>
          <w:tcPr>
            <w:tcW w:w="1455" w:type="dxa"/>
          </w:tcPr>
          <w:p w:rsidR="0012344B" w:rsidRPr="00961CB7" w:rsidRDefault="0012344B" w:rsidP="000C001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  <w:jc w:val="left"/>
            </w:pPr>
            <w:r>
              <w:t>Код час</w:t>
            </w:r>
            <w:r w:rsidR="00B56088">
              <w:t>І</w:t>
            </w:r>
            <w:r>
              <w:t>тини для продажі</w:t>
            </w:r>
          </w:p>
        </w:tc>
      </w:tr>
      <w:tr w:rsidR="00034E4F" w:rsidTr="00B56088">
        <w:trPr>
          <w:trHeight w:val="631"/>
        </w:trPr>
        <w:tc>
          <w:tcPr>
            <w:tcW w:w="3189" w:type="dxa"/>
          </w:tcPr>
          <w:p w:rsidR="00034E4F" w:rsidRDefault="00034E4F" w:rsidP="0012344B">
            <w:pPr>
              <w:ind w:firstLine="0"/>
            </w:pPr>
            <w:r>
              <w:t>Кількість частин</w:t>
            </w:r>
          </w:p>
        </w:tc>
        <w:tc>
          <w:tcPr>
            <w:tcW w:w="1455" w:type="dxa"/>
          </w:tcPr>
          <w:p w:rsidR="00034E4F" w:rsidRPr="00034E4F" w:rsidRDefault="00034E4F" w:rsidP="000C00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034E4F" w:rsidRDefault="00034E4F" w:rsidP="0012344B">
            <w:pPr>
              <w:ind w:firstLine="0"/>
              <w:jc w:val="left"/>
            </w:pPr>
            <w:r>
              <w:t>Кількість частин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12344B">
            <w:pPr>
              <w:ind w:firstLine="0"/>
            </w:pPr>
            <w:r>
              <w:t>Код клієнта</w:t>
            </w:r>
          </w:p>
        </w:tc>
        <w:tc>
          <w:tcPr>
            <w:tcW w:w="1455" w:type="dxa"/>
          </w:tcPr>
          <w:p w:rsidR="0012344B" w:rsidRPr="00961CB7" w:rsidRDefault="0012344B" w:rsidP="000C001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</w:pPr>
            <w:r>
              <w:t>Код клієнта</w:t>
            </w:r>
          </w:p>
        </w:tc>
      </w:tr>
    </w:tbl>
    <w:p w:rsidR="0012344B" w:rsidRDefault="0012344B" w:rsidP="0012344B">
      <w:r w:rsidRPr="00BD12B8">
        <w:t>У табл. 2.</w:t>
      </w:r>
      <w:r>
        <w:t>8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666E27">
        <w:t>Продажі</w:t>
      </w:r>
      <w:r>
        <w:t xml:space="preserve">». В даній таблиці міститься інформація про </w:t>
      </w:r>
      <w:r w:rsidR="00666E27">
        <w:t>п</w:t>
      </w:r>
      <w:r w:rsidR="00034E4F">
        <w:t>родані частини</w:t>
      </w:r>
      <w:r w:rsidR="00B56088">
        <w:t>.</w:t>
      </w:r>
    </w:p>
    <w:p w:rsidR="00A6392B" w:rsidRDefault="00A6392B" w:rsidP="00A6392B">
      <w:pPr>
        <w:ind w:left="709" w:firstLine="0"/>
        <w:jc w:val="right"/>
      </w:pPr>
      <w:r>
        <w:lastRenderedPageBreak/>
        <w:t>Таблиця 2.11</w:t>
      </w:r>
    </w:p>
    <w:p w:rsidR="00A6392B" w:rsidRDefault="00A6392B" w:rsidP="00A6392B">
      <w:pPr>
        <w:ind w:left="709" w:firstLine="0"/>
        <w:jc w:val="right"/>
      </w:pPr>
      <w:r w:rsidRPr="001B66F2">
        <w:t xml:space="preserve">Структура таблиці </w:t>
      </w:r>
      <w:r>
        <w:t>Обстеження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1455"/>
        <w:gridCol w:w="4926"/>
      </w:tblGrid>
      <w:tr w:rsidR="00A6392B" w:rsidTr="000C001F">
        <w:trPr>
          <w:trHeight w:val="631"/>
        </w:trPr>
        <w:tc>
          <w:tcPr>
            <w:tcW w:w="3189" w:type="dxa"/>
          </w:tcPr>
          <w:p w:rsidR="00A6392B" w:rsidRDefault="00A6392B" w:rsidP="000C001F">
            <w:pPr>
              <w:ind w:firstLine="0"/>
            </w:pPr>
            <w:r>
              <w:t>Назва</w:t>
            </w:r>
          </w:p>
        </w:tc>
        <w:tc>
          <w:tcPr>
            <w:tcW w:w="1455" w:type="dxa"/>
          </w:tcPr>
          <w:p w:rsidR="00A6392B" w:rsidRDefault="00A6392B" w:rsidP="000C001F">
            <w:pPr>
              <w:ind w:firstLine="0"/>
            </w:pPr>
            <w:r>
              <w:t>Тип</w:t>
            </w:r>
          </w:p>
        </w:tc>
        <w:tc>
          <w:tcPr>
            <w:tcW w:w="4926" w:type="dxa"/>
          </w:tcPr>
          <w:p w:rsidR="00A6392B" w:rsidRDefault="00A6392B" w:rsidP="000C001F">
            <w:pPr>
              <w:ind w:firstLine="0"/>
            </w:pPr>
            <w:r>
              <w:t>Опис</w:t>
            </w:r>
          </w:p>
        </w:tc>
      </w:tr>
      <w:tr w:rsidR="00A6392B" w:rsidTr="000C001F">
        <w:trPr>
          <w:trHeight w:val="631"/>
        </w:trPr>
        <w:tc>
          <w:tcPr>
            <w:tcW w:w="3189" w:type="dxa"/>
          </w:tcPr>
          <w:p w:rsidR="00A6392B" w:rsidRPr="00D2049B" w:rsidRDefault="00A6392B" w:rsidP="000C001F">
            <w:pPr>
              <w:ind w:firstLine="0"/>
            </w:pPr>
            <w:r w:rsidRPr="00D2049B">
              <w:t>Код</w:t>
            </w:r>
          </w:p>
        </w:tc>
        <w:tc>
          <w:tcPr>
            <w:tcW w:w="1455" w:type="dxa"/>
          </w:tcPr>
          <w:p w:rsidR="00A6392B" w:rsidRPr="00D2049B" w:rsidRDefault="00A6392B" w:rsidP="000C001F">
            <w:pPr>
              <w:ind w:firstLine="0"/>
            </w:pPr>
            <w:r w:rsidRPr="00D2049B">
              <w:t>int</w:t>
            </w:r>
          </w:p>
        </w:tc>
        <w:tc>
          <w:tcPr>
            <w:tcW w:w="4926" w:type="dxa"/>
          </w:tcPr>
          <w:p w:rsidR="00A6392B" w:rsidRDefault="00A6392B" w:rsidP="000C001F">
            <w:pPr>
              <w:ind w:firstLine="0"/>
            </w:pPr>
            <w:r w:rsidRPr="00D2049B">
              <w:t>Ключове поле</w:t>
            </w:r>
          </w:p>
        </w:tc>
      </w:tr>
      <w:tr w:rsidR="00A6392B" w:rsidTr="000C001F">
        <w:trPr>
          <w:trHeight w:val="631"/>
        </w:trPr>
        <w:tc>
          <w:tcPr>
            <w:tcW w:w="3189" w:type="dxa"/>
          </w:tcPr>
          <w:p w:rsidR="00A6392B" w:rsidRDefault="00A6392B" w:rsidP="000C001F">
            <w:pPr>
              <w:ind w:firstLine="0"/>
            </w:pPr>
            <w:r>
              <w:t>Код Чеку</w:t>
            </w:r>
          </w:p>
        </w:tc>
        <w:tc>
          <w:tcPr>
            <w:tcW w:w="1455" w:type="dxa"/>
          </w:tcPr>
          <w:p w:rsidR="00A6392B" w:rsidRPr="003B089D" w:rsidRDefault="00A6392B" w:rsidP="000C00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A6392B" w:rsidRPr="003B089D" w:rsidRDefault="00A6392B" w:rsidP="00BE6753">
            <w:pPr>
              <w:ind w:firstLine="0"/>
            </w:pPr>
            <w:r>
              <w:t xml:space="preserve">Код чеку </w:t>
            </w:r>
            <w:r w:rsidR="00BE6753">
              <w:t>обстеження</w:t>
            </w:r>
          </w:p>
        </w:tc>
      </w:tr>
      <w:tr w:rsidR="00A6392B" w:rsidTr="000C001F">
        <w:trPr>
          <w:trHeight w:val="631"/>
        </w:trPr>
        <w:tc>
          <w:tcPr>
            <w:tcW w:w="3189" w:type="dxa"/>
          </w:tcPr>
          <w:p w:rsidR="00A6392B" w:rsidRDefault="00A6392B" w:rsidP="000C001F">
            <w:pPr>
              <w:ind w:firstLine="0"/>
            </w:pPr>
            <w:r>
              <w:t>Дата</w:t>
            </w:r>
          </w:p>
        </w:tc>
        <w:tc>
          <w:tcPr>
            <w:tcW w:w="1455" w:type="dxa"/>
          </w:tcPr>
          <w:p w:rsidR="00A6392B" w:rsidRPr="003B089D" w:rsidRDefault="00A6392B" w:rsidP="000C00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</w:pPr>
            <w:r>
              <w:t xml:space="preserve">Дата оформлення </w:t>
            </w:r>
            <w:r w:rsidR="008F0C75">
              <w:t>обстеження</w:t>
            </w:r>
          </w:p>
        </w:tc>
      </w:tr>
      <w:tr w:rsidR="00A6392B" w:rsidTr="000C001F">
        <w:trPr>
          <w:trHeight w:val="631"/>
        </w:trPr>
        <w:tc>
          <w:tcPr>
            <w:tcW w:w="3189" w:type="dxa"/>
          </w:tcPr>
          <w:p w:rsidR="00A6392B" w:rsidRDefault="00A6392B" w:rsidP="000C001F">
            <w:pPr>
              <w:ind w:firstLine="0"/>
            </w:pPr>
            <w:r>
              <w:t>Статус</w:t>
            </w:r>
          </w:p>
        </w:tc>
        <w:tc>
          <w:tcPr>
            <w:tcW w:w="1455" w:type="dxa"/>
          </w:tcPr>
          <w:p w:rsidR="00A6392B" w:rsidRDefault="00A6392B" w:rsidP="000C001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</w:pPr>
            <w:r>
              <w:t xml:space="preserve">Статус </w:t>
            </w:r>
            <w:r w:rsidR="008F0C75">
              <w:t>обстеження</w:t>
            </w:r>
          </w:p>
        </w:tc>
      </w:tr>
      <w:tr w:rsidR="00A6392B" w:rsidTr="000C001F">
        <w:trPr>
          <w:trHeight w:val="631"/>
        </w:trPr>
        <w:tc>
          <w:tcPr>
            <w:tcW w:w="3189" w:type="dxa"/>
          </w:tcPr>
          <w:p w:rsidR="00A6392B" w:rsidRDefault="00A6392B" w:rsidP="008F0C75">
            <w:pPr>
              <w:ind w:firstLine="0"/>
            </w:pPr>
            <w:r>
              <w:t xml:space="preserve">Код </w:t>
            </w:r>
            <w:r w:rsidR="008F0C75">
              <w:t>оператора</w:t>
            </w:r>
          </w:p>
        </w:tc>
        <w:tc>
          <w:tcPr>
            <w:tcW w:w="1455" w:type="dxa"/>
          </w:tcPr>
          <w:p w:rsidR="00A6392B" w:rsidRDefault="00A6392B" w:rsidP="000C001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  <w:jc w:val="left"/>
            </w:pPr>
            <w:r>
              <w:t xml:space="preserve">Код </w:t>
            </w:r>
            <w:r w:rsidR="008F0C75">
              <w:t>оператора, що оформляє обстеження</w:t>
            </w:r>
          </w:p>
        </w:tc>
      </w:tr>
      <w:tr w:rsidR="00A6392B" w:rsidTr="000C001F">
        <w:trPr>
          <w:trHeight w:val="631"/>
        </w:trPr>
        <w:tc>
          <w:tcPr>
            <w:tcW w:w="3189" w:type="dxa"/>
          </w:tcPr>
          <w:p w:rsidR="00A6392B" w:rsidRDefault="00A6392B" w:rsidP="008F0C75">
            <w:pPr>
              <w:ind w:firstLine="0"/>
            </w:pPr>
            <w:r>
              <w:t xml:space="preserve">Код </w:t>
            </w:r>
            <w:r w:rsidR="008F0C75">
              <w:t>пристрою</w:t>
            </w:r>
          </w:p>
        </w:tc>
        <w:tc>
          <w:tcPr>
            <w:tcW w:w="1455" w:type="dxa"/>
          </w:tcPr>
          <w:p w:rsidR="00A6392B" w:rsidRPr="00961CB7" w:rsidRDefault="00A6392B" w:rsidP="000C001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  <w:jc w:val="left"/>
            </w:pPr>
            <w:r>
              <w:t xml:space="preserve">Код </w:t>
            </w:r>
            <w:r w:rsidR="008F0C75">
              <w:t>пристрою</w:t>
            </w:r>
          </w:p>
        </w:tc>
      </w:tr>
      <w:tr w:rsidR="00A6392B" w:rsidTr="000C001F">
        <w:trPr>
          <w:trHeight w:val="631"/>
        </w:trPr>
        <w:tc>
          <w:tcPr>
            <w:tcW w:w="3189" w:type="dxa"/>
          </w:tcPr>
          <w:p w:rsidR="00A6392B" w:rsidRDefault="008F0C75" w:rsidP="000C001F">
            <w:pPr>
              <w:ind w:firstLine="0"/>
            </w:pPr>
            <w:r>
              <w:t>Код робітника</w:t>
            </w:r>
          </w:p>
        </w:tc>
        <w:tc>
          <w:tcPr>
            <w:tcW w:w="1455" w:type="dxa"/>
          </w:tcPr>
          <w:p w:rsidR="00A6392B" w:rsidRPr="00034E4F" w:rsidRDefault="00A6392B" w:rsidP="000C001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A6392B" w:rsidRDefault="008F0C75" w:rsidP="000C001F">
            <w:pPr>
              <w:ind w:firstLine="0"/>
              <w:jc w:val="left"/>
            </w:pPr>
            <w:r>
              <w:t>Код робітника, що здійснюватиме обстеження</w:t>
            </w:r>
          </w:p>
        </w:tc>
      </w:tr>
      <w:tr w:rsidR="00A6392B" w:rsidTr="000C001F">
        <w:trPr>
          <w:trHeight w:val="631"/>
        </w:trPr>
        <w:tc>
          <w:tcPr>
            <w:tcW w:w="3189" w:type="dxa"/>
          </w:tcPr>
          <w:p w:rsidR="00A6392B" w:rsidRDefault="00A6392B" w:rsidP="008F0C75">
            <w:pPr>
              <w:ind w:firstLine="0"/>
            </w:pPr>
            <w:r>
              <w:t xml:space="preserve">Код </w:t>
            </w:r>
            <w:r w:rsidR="008F0C75">
              <w:t>ремонту</w:t>
            </w:r>
          </w:p>
        </w:tc>
        <w:tc>
          <w:tcPr>
            <w:tcW w:w="1455" w:type="dxa"/>
          </w:tcPr>
          <w:p w:rsidR="00A6392B" w:rsidRPr="00961CB7" w:rsidRDefault="00A6392B" w:rsidP="000C001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</w:pPr>
            <w:r>
              <w:t xml:space="preserve">Код </w:t>
            </w:r>
            <w:r w:rsidR="008F0C75">
              <w:t>ремонту</w:t>
            </w:r>
          </w:p>
        </w:tc>
      </w:tr>
    </w:tbl>
    <w:p w:rsidR="00A6392B" w:rsidRDefault="00A6392B" w:rsidP="00A6392B">
      <w:r w:rsidRPr="00BD12B8">
        <w:t>У табл. 2.</w:t>
      </w:r>
      <w:r>
        <w:t>8</w:t>
      </w:r>
      <w:r w:rsidRPr="00BD12B8">
        <w:t xml:space="preserve"> наведено перелік назв полів, їх т</w:t>
      </w:r>
      <w:r>
        <w:t xml:space="preserve">ип даних та опис їх призначення для таблиці «Продажі». В даній таблиці міститься інформація про </w:t>
      </w:r>
      <w:r w:rsidR="009565A8">
        <w:t>активні обстеження та ті що були здійснені раніше.</w:t>
      </w:r>
    </w:p>
    <w:p w:rsidR="00B40815" w:rsidRDefault="00B40815" w:rsidP="00B40815"/>
    <w:p w:rsidR="00B40815" w:rsidRDefault="00B40815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ED027B" w:rsidRDefault="00ED027B" w:rsidP="00B40815">
      <w:pPr>
        <w:pStyle w:val="2"/>
        <w:rPr>
          <w:lang w:val="uk-UA"/>
        </w:rPr>
      </w:pPr>
      <w:bookmarkStart w:id="42" w:name="_Toc484476836"/>
      <w:bookmarkStart w:id="43" w:name="_Toc484480124"/>
      <w:r>
        <w:rPr>
          <w:lang w:val="uk-UA"/>
        </w:rPr>
        <w:lastRenderedPageBreak/>
        <w:t>Діаграми класів автоматизованої інформаційної системи</w:t>
      </w:r>
      <w:bookmarkEnd w:id="42"/>
      <w:bookmarkEnd w:id="43"/>
    </w:p>
    <w:p w:rsidR="00ED027B" w:rsidRDefault="00ED027B" w:rsidP="00ED027B">
      <w:pPr>
        <w:rPr>
          <w:lang w:val="en-US"/>
          <w:rPrChange w:id="44" w:author="Roksolana" w:date="2017-06-06T02:39:00Z">
            <w:rPr/>
          </w:rPrChange>
        </w:rPr>
      </w:pPr>
    </w:p>
    <w:p w:rsidR="005A37FC" w:rsidRDefault="001E4CC6" w:rsidP="005A37FC">
      <w:pPr>
        <w:pStyle w:val="3"/>
        <w:rPr>
          <w:ins w:id="45" w:author="Roksolana" w:date="2017-06-06T02:39:00Z"/>
        </w:rPr>
      </w:pPr>
      <w:bookmarkStart w:id="46" w:name="_Toc484476837"/>
      <w:bookmarkStart w:id="47" w:name="_Toc484480125"/>
      <w:ins w:id="48" w:author="Roksolana" w:date="2017-06-06T02:39:00Z">
        <w:r>
          <w:t>Опис</w:t>
        </w:r>
        <w:r w:rsidR="001B0EEF">
          <w:t xml:space="preserve"> головного</w:t>
        </w:r>
        <w:r>
          <w:t xml:space="preserve"> класу для роботи з вікнами</w:t>
        </w:r>
        <w:bookmarkEnd w:id="46"/>
        <w:bookmarkEnd w:id="47"/>
      </w:ins>
    </w:p>
    <w:p w:rsidR="001B0EEF" w:rsidRDefault="001B0EEF" w:rsidP="001B0EEF">
      <w:pPr>
        <w:rPr>
          <w:ins w:id="49" w:author="Roksolana" w:date="2017-06-06T02:39:00Z"/>
        </w:rPr>
      </w:pPr>
      <w:ins w:id="50" w:author="Roksolana" w:date="2017-06-06T02:39:00Z">
        <w:r>
          <w:t xml:space="preserve">Клас </w:t>
        </w:r>
        <w:r>
          <w:rPr>
            <w:lang w:val="en-US"/>
          </w:rPr>
          <w:t>WindowsFactory</w:t>
        </w:r>
        <w:r w:rsidRPr="001B0EEF">
          <w:rPr>
            <w:lang w:val="ru-RU"/>
          </w:rPr>
          <w:t xml:space="preserve"> </w:t>
        </w:r>
        <w:r>
          <w:t xml:space="preserve">призначений для відкривання нових вікон у програмі. Він </w:t>
        </w:r>
        <w:r w:rsidR="00226926">
          <w:t>визначає методи відкриття вікон. З</w:t>
        </w:r>
        <w:r>
          <w:t xml:space="preserve">а його допомогою синхронізується інформація у всіх вікнах. На рис.2.3 представлена </w:t>
        </w:r>
        <w:r>
          <w:rPr>
            <w:lang w:val="en-US"/>
          </w:rPr>
          <w:t>UML</w:t>
        </w:r>
        <w:r w:rsidRPr="001B0EEF">
          <w:rPr>
            <w:lang w:val="ru-RU"/>
          </w:rPr>
          <w:t xml:space="preserve"> </w:t>
        </w:r>
        <w:r>
          <w:rPr>
            <w:lang w:val="ru-RU"/>
          </w:rPr>
          <w:t>д</w:t>
        </w:r>
        <w:r>
          <w:t xml:space="preserve">іаграма класу. </w:t>
        </w:r>
      </w:ins>
    </w:p>
    <w:p w:rsidR="001B0EEF" w:rsidRDefault="001B0EEF" w:rsidP="001B0EEF">
      <w:pPr>
        <w:jc w:val="center"/>
        <w:rPr>
          <w:ins w:id="51" w:author="Roksolana" w:date="2017-06-06T02:39:00Z"/>
        </w:rPr>
      </w:pPr>
      <w:ins w:id="52" w:author="Roksolana" w:date="2017-06-06T02:39:00Z">
        <w:r>
          <w:rPr>
            <w:noProof/>
            <w:lang w:eastAsia="uk-UA"/>
          </w:rPr>
          <w:drawing>
            <wp:inline distT="0" distB="0" distL="0" distR="0" wp14:anchorId="6B868994" wp14:editId="2358E256">
              <wp:extent cx="2924583" cy="4058216"/>
              <wp:effectExtent l="0" t="0" r="9525" b="0"/>
              <wp:docPr id="7" name="Рисунок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ваввавцвіндо.png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24583" cy="405821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1B0EEF" w:rsidRPr="001E4CC6" w:rsidRDefault="001B0EEF" w:rsidP="001B0EEF">
      <w:pPr>
        <w:jc w:val="center"/>
        <w:rPr>
          <w:ins w:id="53" w:author="Roksolana" w:date="2017-06-06T02:39:00Z"/>
        </w:rPr>
      </w:pPr>
      <w:ins w:id="54" w:author="Roksolana" w:date="2017-06-06T02:39:00Z">
        <w:r>
          <w:t>Рис.2.3.(</w:t>
        </w:r>
        <w:r>
          <w:rPr>
            <w:lang w:val="en-US"/>
          </w:rPr>
          <w:t>UML</w:t>
        </w:r>
        <w:r w:rsidRPr="001B0EEF">
          <w:rPr>
            <w:lang w:val="ru-RU"/>
          </w:rPr>
          <w:t xml:space="preserve"> </w:t>
        </w:r>
        <w:r>
          <w:t>діаграма класу для роботи з вікнами)</w:t>
        </w:r>
      </w:ins>
    </w:p>
    <w:p w:rsidR="001B0EEF" w:rsidRDefault="001B0EEF" w:rsidP="001B0EEF">
      <w:pPr>
        <w:rPr>
          <w:ins w:id="55" w:author="Roksolana" w:date="2017-06-06T02:39:00Z"/>
        </w:rPr>
      </w:pPr>
    </w:p>
    <w:p w:rsidR="001B0EEF" w:rsidRDefault="001B0EEF" w:rsidP="001B0EEF">
      <w:pPr>
        <w:rPr>
          <w:ins w:id="56" w:author="Roksolana" w:date="2017-06-06T02:39:00Z"/>
        </w:rPr>
      </w:pPr>
      <w:ins w:id="57" w:author="Roksolana" w:date="2017-06-06T02:39:00Z">
        <w:r>
          <w:t xml:space="preserve">Цей клас виконує функцію ядра програми, при запуску програми створюється спочатку екземпляр класу </w:t>
        </w:r>
        <w:r>
          <w:rPr>
            <w:lang w:val="en-US"/>
          </w:rPr>
          <w:t>WindowsFactory</w:t>
        </w:r>
        <w:r w:rsidRPr="001B0EEF">
          <w:t xml:space="preserve"> </w:t>
        </w:r>
        <w:r>
          <w:t xml:space="preserve">після чого він відкриває вікно входу в систему. Кожне нове вікно додається до списку відкритих вікон за допомогою чого можна дізнатись, яке вікна зараз є відкрити і оперативно закрити усі відкриті вікна. </w:t>
        </w:r>
      </w:ins>
    </w:p>
    <w:p w:rsidR="00976402" w:rsidRDefault="00976402" w:rsidP="00976402">
      <w:pPr>
        <w:pStyle w:val="3"/>
        <w:rPr>
          <w:ins w:id="58" w:author="Roksolana" w:date="2017-06-06T02:39:00Z"/>
        </w:rPr>
      </w:pPr>
      <w:bookmarkStart w:id="59" w:name="_Toc484476838"/>
      <w:bookmarkStart w:id="60" w:name="_Toc484480126"/>
      <w:ins w:id="61" w:author="Roksolana" w:date="2017-06-06T02:39:00Z">
        <w:r>
          <w:lastRenderedPageBreak/>
          <w:t>Опис класу для роботи з базою даних</w:t>
        </w:r>
        <w:bookmarkEnd w:id="59"/>
        <w:bookmarkEnd w:id="60"/>
      </w:ins>
    </w:p>
    <w:p w:rsidR="00976402" w:rsidRDefault="0074518F" w:rsidP="00226926">
      <w:pPr>
        <w:jc w:val="center"/>
        <w:rPr>
          <w:ins w:id="62" w:author="Roksolana" w:date="2017-06-06T02:39:00Z"/>
        </w:rPr>
      </w:pPr>
      <w:ins w:id="63" w:author="Roksolana" w:date="2017-06-06T02:39:00Z">
        <w:r>
          <w:rPr>
            <w:noProof/>
            <w:lang w:eastAsia="uk-UA"/>
          </w:rPr>
          <w:drawing>
            <wp:inline distT="0" distB="0" distL="0" distR="0">
              <wp:extent cx="1146412" cy="7806519"/>
              <wp:effectExtent l="0" t="0" r="0" b="4445"/>
              <wp:docPr id="8" name="Рисунок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ClassDiagram1.png"/>
                      <pic:cNvPicPr/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52028" cy="78447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26926" w:rsidRPr="00976402" w:rsidRDefault="00226926" w:rsidP="00226926">
      <w:pPr>
        <w:jc w:val="center"/>
        <w:rPr>
          <w:ins w:id="64" w:author="Roksolana" w:date="2017-06-06T02:39:00Z"/>
        </w:rPr>
      </w:pPr>
      <w:ins w:id="65" w:author="Roksolana" w:date="2017-06-06T02:39:00Z">
        <w:r>
          <w:t>Рис.2.4.(</w:t>
        </w:r>
        <w:r w:rsidRPr="00226926">
          <w:rPr>
            <w:lang w:val="ru-RU"/>
          </w:rPr>
          <w:t xml:space="preserve"> </w:t>
        </w:r>
        <w:r>
          <w:rPr>
            <w:lang w:val="en-US"/>
          </w:rPr>
          <w:t>UML</w:t>
        </w:r>
        <w:r w:rsidRPr="001B0EEF">
          <w:rPr>
            <w:lang w:val="ru-RU"/>
          </w:rPr>
          <w:t xml:space="preserve"> </w:t>
        </w:r>
        <w:r>
          <w:t>діаграма класу для роботи з базою даних)</w:t>
        </w:r>
      </w:ins>
    </w:p>
    <w:p w:rsidR="00226926" w:rsidRDefault="00226926" w:rsidP="00226926">
      <w:pPr>
        <w:rPr>
          <w:ins w:id="66" w:author="Roksolana" w:date="2017-06-06T02:39:00Z"/>
        </w:rPr>
      </w:pPr>
      <w:ins w:id="67" w:author="Roksolana" w:date="2017-06-06T02:39:00Z">
        <w:r>
          <w:lastRenderedPageBreak/>
          <w:t xml:space="preserve">Клас </w:t>
        </w:r>
        <w:r>
          <w:rPr>
            <w:lang w:val="en-US"/>
          </w:rPr>
          <w:t>DataService</w:t>
        </w:r>
        <w:r w:rsidRPr="00226926">
          <w:t xml:space="preserve"> </w:t>
        </w:r>
        <w:r>
          <w:t xml:space="preserve">призначений для взаємодії з сховищем даних Він реалізує інтерфейс </w:t>
        </w:r>
        <w:r>
          <w:rPr>
            <w:lang w:val="en-US"/>
          </w:rPr>
          <w:t>IDataProvider</w:t>
        </w:r>
        <w:r>
          <w:t xml:space="preserve">, що забезпечує асинхронну роботу з базою даних. На рис.2.4 представлена </w:t>
        </w:r>
        <w:r>
          <w:rPr>
            <w:lang w:val="en-US"/>
          </w:rPr>
          <w:t>UML</w:t>
        </w:r>
        <w:r w:rsidRPr="00226926">
          <w:t xml:space="preserve"> д</w:t>
        </w:r>
        <w:r>
          <w:t xml:space="preserve">іаграма класу. </w:t>
        </w:r>
      </w:ins>
    </w:p>
    <w:p w:rsidR="00ED027B" w:rsidRDefault="00226926" w:rsidP="00226926">
      <w:pPr>
        <w:pStyle w:val="3"/>
        <w:rPr>
          <w:ins w:id="68" w:author="Roksolana" w:date="2017-06-06T02:39:00Z"/>
        </w:rPr>
      </w:pPr>
      <w:bookmarkStart w:id="69" w:name="_Toc484476839"/>
      <w:bookmarkStart w:id="70" w:name="_Toc484480127"/>
      <w:ins w:id="71" w:author="Roksolana" w:date="2017-06-06T02:39:00Z">
        <w:r>
          <w:t>Опис класу для обчислення даних, що використовуються при  побудові графіків</w:t>
        </w:r>
        <w:bookmarkEnd w:id="69"/>
        <w:bookmarkEnd w:id="70"/>
      </w:ins>
    </w:p>
    <w:p w:rsidR="00226926" w:rsidRDefault="00226926" w:rsidP="00226926">
      <w:pPr>
        <w:jc w:val="center"/>
        <w:rPr>
          <w:ins w:id="72" w:author="Roksolana" w:date="2017-06-06T02:39:00Z"/>
        </w:rPr>
      </w:pPr>
      <w:ins w:id="73" w:author="Roksolana" w:date="2017-06-06T02:39:00Z">
        <w:r>
          <w:rPr>
            <w:noProof/>
            <w:lang w:eastAsia="uk-UA"/>
          </w:rPr>
          <w:drawing>
            <wp:inline distT="0" distB="0" distL="0" distR="0">
              <wp:extent cx="2238374" cy="2152650"/>
              <wp:effectExtent l="0" t="0" r="0" b="0"/>
              <wp:docPr id="9" name="Рисунок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гістограми.png"/>
                      <pic:cNvPicPr/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38687" cy="215295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26926" w:rsidRDefault="00226926" w:rsidP="00226926">
      <w:pPr>
        <w:jc w:val="center"/>
        <w:rPr>
          <w:ins w:id="74" w:author="Roksolana" w:date="2017-06-06T02:39:00Z"/>
        </w:rPr>
      </w:pPr>
      <w:ins w:id="75" w:author="Roksolana" w:date="2017-06-06T02:39:00Z">
        <w:r>
          <w:t>Рис.2.5.(</w:t>
        </w:r>
        <w:r w:rsidRPr="00226926">
          <w:rPr>
            <w:lang w:val="ru-RU"/>
          </w:rPr>
          <w:t xml:space="preserve"> </w:t>
        </w:r>
        <w:r>
          <w:rPr>
            <w:lang w:val="en-US"/>
          </w:rPr>
          <w:t>UML</w:t>
        </w:r>
        <w:r w:rsidRPr="001B0EEF">
          <w:rPr>
            <w:lang w:val="ru-RU"/>
          </w:rPr>
          <w:t xml:space="preserve"> </w:t>
        </w:r>
        <w:r>
          <w:t xml:space="preserve">діаграма класу </w:t>
        </w:r>
        <w:r w:rsidR="00030FE9">
          <w:t xml:space="preserve">для обчислення даних, що використовуються </w:t>
        </w:r>
        <w:proofErr w:type="gramStart"/>
        <w:r w:rsidR="00030FE9">
          <w:t>при  побудові</w:t>
        </w:r>
        <w:proofErr w:type="gramEnd"/>
        <w:r w:rsidR="00030FE9">
          <w:t xml:space="preserve"> графіків</w:t>
        </w:r>
        <w:r>
          <w:t>)</w:t>
        </w:r>
      </w:ins>
    </w:p>
    <w:p w:rsidR="00E62750" w:rsidRPr="00226926" w:rsidRDefault="00E62750" w:rsidP="00226926">
      <w:pPr>
        <w:jc w:val="center"/>
        <w:rPr>
          <w:ins w:id="76" w:author="Roksolana" w:date="2017-06-06T02:39:00Z"/>
        </w:rPr>
      </w:pPr>
    </w:p>
    <w:p w:rsidR="002C67CB" w:rsidRDefault="002C67CB" w:rsidP="002C67CB">
      <w:pPr>
        <w:rPr>
          <w:ins w:id="77" w:author="Roksolana" w:date="2017-06-06T02:39:00Z"/>
        </w:rPr>
      </w:pPr>
      <w:ins w:id="78" w:author="Roksolana" w:date="2017-06-06T02:39:00Z">
        <w:r>
          <w:t xml:space="preserve">Клас </w:t>
        </w:r>
        <w:r>
          <w:rPr>
            <w:lang w:val="en-US"/>
          </w:rPr>
          <w:t>HistogramLogic</w:t>
        </w:r>
        <w:r w:rsidRPr="00226926">
          <w:t xml:space="preserve"> </w:t>
        </w:r>
        <w:r>
          <w:t xml:space="preserve">призначений для опрацювання даних, що містяться в базі даних і їх використання для побудови гістограм та кругових діаграм. На рис.2.5 представлена </w:t>
        </w:r>
        <w:r>
          <w:rPr>
            <w:lang w:val="en-US"/>
          </w:rPr>
          <w:t>UML</w:t>
        </w:r>
        <w:r w:rsidRPr="00226926">
          <w:t xml:space="preserve"> д</w:t>
        </w:r>
        <w:r>
          <w:t xml:space="preserve">іаграма класу. </w:t>
        </w:r>
      </w:ins>
    </w:p>
    <w:p w:rsidR="00ED027B" w:rsidRDefault="008322AF" w:rsidP="008322AF">
      <w:pPr>
        <w:pStyle w:val="3"/>
        <w:rPr>
          <w:ins w:id="79" w:author="Roksolana" w:date="2017-06-06T02:39:00Z"/>
        </w:rPr>
      </w:pPr>
      <w:bookmarkStart w:id="80" w:name="_Toc484476840"/>
      <w:bookmarkStart w:id="81" w:name="_Toc484480128"/>
      <w:ins w:id="82" w:author="Roksolana" w:date="2017-06-06T02:39:00Z">
        <w:r>
          <w:t>Опис класу</w:t>
        </w:r>
        <w:r w:rsidR="001F58B6">
          <w:t xml:space="preserve"> що забезпечує</w:t>
        </w:r>
        <w:r>
          <w:t xml:space="preserve"> використання команд</w:t>
        </w:r>
        <w:bookmarkEnd w:id="80"/>
        <w:bookmarkEnd w:id="81"/>
      </w:ins>
    </w:p>
    <w:p w:rsidR="008322AF" w:rsidRDefault="008322AF" w:rsidP="008322AF">
      <w:pPr>
        <w:jc w:val="center"/>
        <w:rPr>
          <w:ins w:id="83" w:author="Roksolana" w:date="2017-06-06T02:39:00Z"/>
        </w:rPr>
      </w:pPr>
      <w:ins w:id="84" w:author="Roksolana" w:date="2017-06-06T02:39:00Z">
        <w:r>
          <w:rPr>
            <w:noProof/>
            <w:lang w:eastAsia="uk-UA"/>
          </w:rPr>
          <w:drawing>
            <wp:inline distT="0" distB="0" distL="0" distR="0">
              <wp:extent cx="1371600" cy="2087927"/>
              <wp:effectExtent l="0" t="0" r="0" b="7620"/>
              <wp:docPr id="10" name="Рисунок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команди.png"/>
                      <pic:cNvPicPr/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83657" cy="210628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D55CAF" w:rsidRPr="00976402" w:rsidRDefault="001F58B6" w:rsidP="00D55CAF">
      <w:pPr>
        <w:jc w:val="center"/>
        <w:rPr>
          <w:ins w:id="85" w:author="Roksolana" w:date="2017-06-06T02:39:00Z"/>
        </w:rPr>
      </w:pPr>
      <w:ins w:id="86" w:author="Roksolana" w:date="2017-06-06T02:39:00Z">
        <w:r>
          <w:t>Рис.2.</w:t>
        </w:r>
        <w:r w:rsidRPr="001F58B6">
          <w:rPr>
            <w:lang w:val="ru-RU"/>
          </w:rPr>
          <w:t>6</w:t>
        </w:r>
        <w:r w:rsidR="00D55CAF">
          <w:t>.(</w:t>
        </w:r>
        <w:r w:rsidR="00D55CAF" w:rsidRPr="00226926">
          <w:rPr>
            <w:lang w:val="ru-RU"/>
          </w:rPr>
          <w:t xml:space="preserve"> </w:t>
        </w:r>
        <w:r w:rsidR="00D55CAF">
          <w:rPr>
            <w:lang w:val="en-US"/>
          </w:rPr>
          <w:t>UML</w:t>
        </w:r>
        <w:r w:rsidR="00D55CAF" w:rsidRPr="001B0EEF">
          <w:rPr>
            <w:lang w:val="ru-RU"/>
          </w:rPr>
          <w:t xml:space="preserve"> </w:t>
        </w:r>
        <w:r w:rsidR="00D55CAF">
          <w:t>діаграма класу використання команд)</w:t>
        </w:r>
      </w:ins>
    </w:p>
    <w:p w:rsidR="008322AF" w:rsidRPr="008322AF" w:rsidRDefault="008322AF" w:rsidP="008322AF">
      <w:pPr>
        <w:jc w:val="center"/>
        <w:rPr>
          <w:ins w:id="87" w:author="Roksolana" w:date="2017-06-06T02:39:00Z"/>
        </w:rPr>
      </w:pPr>
    </w:p>
    <w:p w:rsidR="00ED027B" w:rsidRDefault="001F58B6" w:rsidP="00ED027B">
      <w:pPr>
        <w:rPr>
          <w:ins w:id="88" w:author="Roksolana" w:date="2017-06-06T02:39:00Z"/>
        </w:rPr>
      </w:pPr>
      <w:ins w:id="89" w:author="Roksolana" w:date="2017-06-06T02:39:00Z">
        <w:r w:rsidRPr="001F58B6">
          <w:t xml:space="preserve">Клас </w:t>
        </w:r>
        <w:r>
          <w:rPr>
            <w:lang w:val="en-US"/>
          </w:rPr>
          <w:t>CommandHandler</w:t>
        </w:r>
        <w:r w:rsidRPr="001F58B6">
          <w:t xml:space="preserve"> призначений для</w:t>
        </w:r>
        <w:r w:rsidRPr="001F58B6">
          <w:rPr>
            <w:lang w:val="ru-RU"/>
          </w:rPr>
          <w:t xml:space="preserve"> </w:t>
        </w:r>
        <w:r>
          <w:t xml:space="preserve">взаємодії користувача системи з самою системою. У технології </w:t>
        </w:r>
        <w:r>
          <w:rPr>
            <w:lang w:val="en-US"/>
          </w:rPr>
          <w:t>WPF</w:t>
        </w:r>
        <w:r w:rsidRPr="001F58B6">
          <w:t xml:space="preserve"> </w:t>
        </w:r>
        <w:r>
          <w:t xml:space="preserve">усі дії з графічним інтерфейсом відбуваються за рахунок інтерфейсу </w:t>
        </w:r>
        <w:r>
          <w:rPr>
            <w:lang w:val="en-US"/>
          </w:rPr>
          <w:t>ICommand</w:t>
        </w:r>
        <w:r w:rsidRPr="001F58B6">
          <w:t xml:space="preserve">, що </w:t>
        </w:r>
        <w:r>
          <w:t>і реалізує даний клас. На рис.2.6</w:t>
        </w:r>
        <w:r w:rsidRPr="001F58B6">
          <w:t xml:space="preserve"> представлена UML діаграма класу.</w:t>
        </w:r>
      </w:ins>
    </w:p>
    <w:p w:rsidR="001F58B6" w:rsidRDefault="008A6A5C" w:rsidP="008A6A5C">
      <w:pPr>
        <w:pStyle w:val="3"/>
        <w:rPr>
          <w:ins w:id="90" w:author="Roksolana" w:date="2017-06-06T02:39:00Z"/>
        </w:rPr>
      </w:pPr>
      <w:bookmarkStart w:id="91" w:name="_Toc484476841"/>
      <w:bookmarkStart w:id="92" w:name="_Toc484480129"/>
      <w:ins w:id="93" w:author="Roksolana" w:date="2017-06-06T02:39:00Z">
        <w:r>
          <w:t>Опис класу для роботи з</w:t>
        </w:r>
        <w:r w:rsidR="003C5E24">
          <w:t xml:space="preserve"> головним вікном</w:t>
        </w:r>
        <w:bookmarkEnd w:id="91"/>
        <w:bookmarkEnd w:id="92"/>
      </w:ins>
    </w:p>
    <w:p w:rsidR="00E62750" w:rsidRPr="00E62750" w:rsidRDefault="00E62750" w:rsidP="00E62750">
      <w:pPr>
        <w:rPr>
          <w:ins w:id="94" w:author="Roksolana" w:date="2017-06-06T02:39:00Z"/>
        </w:rPr>
      </w:pPr>
      <w:ins w:id="95" w:author="Roksolana" w:date="2017-06-06T02:39:00Z">
        <w:r>
          <w:t xml:space="preserve">Клас </w:t>
        </w:r>
        <w:r>
          <w:rPr>
            <w:lang w:val="en-US"/>
          </w:rPr>
          <w:t>MainWindowViewModel</w:t>
        </w:r>
        <w:r w:rsidRPr="000A0A7A">
          <w:rPr>
            <w:lang w:val="ru-RU"/>
          </w:rPr>
          <w:t xml:space="preserve">  </w:t>
        </w:r>
        <w:r>
          <w:t>призначений для роботи з головним вікном програми. Він містить команди, що дозволяють відкривати вікна та доступатися до бази даних.</w:t>
        </w:r>
        <w:r w:rsidRPr="000A0A7A">
          <w:t xml:space="preserve"> </w:t>
        </w:r>
        <w:r>
          <w:t xml:space="preserve">На рис.2.7 представлена </w:t>
        </w:r>
        <w:r>
          <w:rPr>
            <w:lang w:val="en-US"/>
          </w:rPr>
          <w:t>UML</w:t>
        </w:r>
        <w:r w:rsidRPr="00226926">
          <w:t xml:space="preserve"> д</w:t>
        </w:r>
        <w:r>
          <w:t>іаграма класу.</w:t>
        </w:r>
      </w:ins>
    </w:p>
    <w:p w:rsidR="003C5E24" w:rsidRDefault="003C5E24" w:rsidP="003C5E24">
      <w:pPr>
        <w:jc w:val="center"/>
        <w:rPr>
          <w:ins w:id="96" w:author="Roksolana" w:date="2017-06-06T02:39:00Z"/>
        </w:rPr>
      </w:pPr>
      <w:ins w:id="97" w:author="Roksolana" w:date="2017-06-06T02:39:00Z">
        <w:r>
          <w:rPr>
            <w:noProof/>
            <w:lang w:eastAsia="uk-UA"/>
          </w:rPr>
          <w:drawing>
            <wp:inline distT="0" distB="0" distL="0" distR="0">
              <wp:extent cx="2924583" cy="5182323"/>
              <wp:effectExtent l="0" t="0" r="9525" b="0"/>
              <wp:docPr id="12" name="Рисунок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маін.png"/>
                      <pic:cNvPicPr/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24583" cy="518232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C5E24" w:rsidRDefault="00CB757B" w:rsidP="003C5E24">
      <w:pPr>
        <w:jc w:val="center"/>
        <w:rPr>
          <w:ins w:id="98" w:author="Roksolana" w:date="2017-06-06T02:39:00Z"/>
        </w:rPr>
      </w:pPr>
      <w:ins w:id="99" w:author="Roksolana" w:date="2017-06-06T02:39:00Z">
        <w:r>
          <w:t>Рис.2.7</w:t>
        </w:r>
        <w:r w:rsidR="003C5E24">
          <w:t>.(</w:t>
        </w:r>
        <w:r w:rsidR="003C5E24" w:rsidRPr="00226926">
          <w:rPr>
            <w:lang w:val="ru-RU"/>
          </w:rPr>
          <w:t xml:space="preserve"> </w:t>
        </w:r>
        <w:r w:rsidR="003C5E24">
          <w:rPr>
            <w:lang w:val="en-US"/>
          </w:rPr>
          <w:t>UML</w:t>
        </w:r>
        <w:r w:rsidR="003C5E24" w:rsidRPr="001B0EEF">
          <w:rPr>
            <w:lang w:val="ru-RU"/>
          </w:rPr>
          <w:t xml:space="preserve"> </w:t>
        </w:r>
        <w:r w:rsidR="003C5E24">
          <w:t>діаграма класу для роботи з головним вікном)</w:t>
        </w:r>
      </w:ins>
    </w:p>
    <w:p w:rsidR="00E60624" w:rsidRPr="00E60624" w:rsidRDefault="00E60624" w:rsidP="00743CDE">
      <w:pPr>
        <w:pStyle w:val="3"/>
        <w:rPr>
          <w:ins w:id="100" w:author="Roksolana" w:date="2017-06-06T02:39:00Z"/>
          <w:lang w:val="ru-RU"/>
        </w:rPr>
      </w:pPr>
      <w:bookmarkStart w:id="101" w:name="_Toc484476842"/>
      <w:bookmarkStart w:id="102" w:name="_Toc484480130"/>
      <w:ins w:id="103" w:author="Roksolana" w:date="2017-06-06T02:39:00Z">
        <w:r>
          <w:lastRenderedPageBreak/>
          <w:t>Опис класу для роботи з вікном входу в систему</w:t>
        </w:r>
        <w:bookmarkEnd w:id="101"/>
        <w:bookmarkEnd w:id="102"/>
      </w:ins>
    </w:p>
    <w:p w:rsidR="00E60624" w:rsidRPr="00E60624" w:rsidRDefault="00CB757B" w:rsidP="00CB757B">
      <w:pPr>
        <w:jc w:val="center"/>
        <w:rPr>
          <w:ins w:id="104" w:author="Roksolana" w:date="2017-06-06T02:39:00Z"/>
          <w:lang w:val="ru-RU"/>
        </w:rPr>
      </w:pPr>
      <w:ins w:id="105" w:author="Roksolana" w:date="2017-06-06T02:39:00Z">
        <w:r>
          <w:rPr>
            <w:noProof/>
            <w:lang w:eastAsia="uk-UA"/>
          </w:rPr>
          <w:drawing>
            <wp:inline distT="0" distB="0" distL="0" distR="0">
              <wp:extent cx="1466667" cy="3647619"/>
              <wp:effectExtent l="0" t="0" r="635" b="0"/>
              <wp:docPr id="13" name="Рисунок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декілька – копія.png"/>
                      <pic:cNvPicPr/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66667" cy="364761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E2730" w:rsidRDefault="00833F1D" w:rsidP="00BE2730">
      <w:pPr>
        <w:jc w:val="center"/>
        <w:rPr>
          <w:ins w:id="106" w:author="Roksolana" w:date="2017-06-06T02:39:00Z"/>
        </w:rPr>
      </w:pPr>
      <w:ins w:id="107" w:author="Roksolana" w:date="2017-06-06T02:39:00Z">
        <w:r>
          <w:t>Рис.2.8</w:t>
        </w:r>
        <w:r w:rsidR="00BE2730">
          <w:t>.(</w:t>
        </w:r>
        <w:r w:rsidR="00BE2730" w:rsidRPr="00226926">
          <w:rPr>
            <w:lang w:val="ru-RU"/>
          </w:rPr>
          <w:t xml:space="preserve"> </w:t>
        </w:r>
        <w:r w:rsidR="00BE2730">
          <w:rPr>
            <w:lang w:val="en-US"/>
          </w:rPr>
          <w:t>UML</w:t>
        </w:r>
        <w:r w:rsidR="00BE2730" w:rsidRPr="001B0EEF">
          <w:rPr>
            <w:lang w:val="ru-RU"/>
          </w:rPr>
          <w:t xml:space="preserve"> </w:t>
        </w:r>
        <w:r w:rsidR="00BE2730">
          <w:t xml:space="preserve">діаграма класу для роботи з </w:t>
        </w:r>
        <w:r>
          <w:t>вікном входу в систему</w:t>
        </w:r>
        <w:r w:rsidR="00BE2730">
          <w:t>)</w:t>
        </w:r>
      </w:ins>
    </w:p>
    <w:p w:rsidR="00E60624" w:rsidRPr="00BE2730" w:rsidRDefault="00E60624" w:rsidP="00E60624">
      <w:pPr>
        <w:rPr>
          <w:ins w:id="108" w:author="Roksolana" w:date="2017-06-06T02:39:00Z"/>
        </w:rPr>
      </w:pPr>
    </w:p>
    <w:p w:rsidR="00216B72" w:rsidRPr="00E62750" w:rsidRDefault="00216B72" w:rsidP="00216B72">
      <w:pPr>
        <w:rPr>
          <w:ins w:id="109" w:author="Roksolana" w:date="2017-06-06T02:39:00Z"/>
        </w:rPr>
      </w:pPr>
      <w:ins w:id="110" w:author="Roksolana" w:date="2017-06-06T02:39:00Z">
        <w:r>
          <w:t xml:space="preserve">Клас </w:t>
        </w:r>
        <w:r>
          <w:rPr>
            <w:lang w:val="en-US"/>
          </w:rPr>
          <w:t>Login</w:t>
        </w:r>
        <w:r>
          <w:rPr>
            <w:lang w:val="en-US"/>
          </w:rPr>
          <w:t>ViewModel</w:t>
        </w:r>
        <w:r w:rsidRPr="000A0A7A">
          <w:rPr>
            <w:lang w:val="ru-RU"/>
          </w:rPr>
          <w:t xml:space="preserve">  </w:t>
        </w:r>
        <w:r w:rsidR="00061664">
          <w:t xml:space="preserve">призначений для </w:t>
        </w:r>
        <w:r>
          <w:t>роботи з вікном входу в систему. Він містить команд</w:t>
        </w:r>
        <w:r>
          <w:t>у, що доступається до бази даних та перевіряє чи існує такий користувач</w:t>
        </w:r>
        <w:r>
          <w:t>.</w:t>
        </w:r>
        <w:r>
          <w:t xml:space="preserve"> У разі знаходження такого користувача спрацьовує подія успішного входу в систему, що відкриває головне вікно програми. В іншому разі спрацьовує подія помилкового входу в систему. На рис.2.8</w:t>
        </w:r>
        <w:r>
          <w:t xml:space="preserve"> представлена </w:t>
        </w:r>
        <w:r>
          <w:rPr>
            <w:lang w:val="en-US"/>
          </w:rPr>
          <w:t>UML</w:t>
        </w:r>
        <w:r w:rsidRPr="00226926">
          <w:t xml:space="preserve"> д</w:t>
        </w:r>
        <w:r>
          <w:t>іаграма класу.</w:t>
        </w:r>
      </w:ins>
    </w:p>
    <w:p w:rsidR="00ED027B" w:rsidRDefault="00ED027B" w:rsidP="00ED027B">
      <w:pPr>
        <w:rPr>
          <w:del w:id="111" w:author="Roksolana" w:date="2017-06-06T02:39:00Z"/>
        </w:rPr>
      </w:pPr>
    </w:p>
    <w:p w:rsidR="00ED027B" w:rsidRDefault="00ED027B" w:rsidP="00ED027B">
      <w:pPr>
        <w:rPr>
          <w:del w:id="112" w:author="Roksolana" w:date="2017-06-06T02:39:00Z"/>
        </w:rPr>
      </w:pPr>
    </w:p>
    <w:p w:rsidR="00ED027B" w:rsidRDefault="00ED027B" w:rsidP="00ED027B">
      <w:pPr>
        <w:rPr>
          <w:lang w:val="ru-RU"/>
          <w:rPrChange w:id="113" w:author="Roksolana" w:date="2017-06-06T02:39:00Z">
            <w:rPr/>
          </w:rPrChange>
        </w:rPr>
      </w:pPr>
    </w:p>
    <w:p w:rsidR="00ED027B" w:rsidRDefault="00ED027B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ED027B" w:rsidRPr="00ED027B" w:rsidRDefault="00ED027B" w:rsidP="00ED027B"/>
    <w:p w:rsidR="00B40815" w:rsidRDefault="00B94DD2" w:rsidP="00B40815">
      <w:pPr>
        <w:pStyle w:val="2"/>
        <w:rPr>
          <w:rPrChange w:id="114" w:author="Roksolana" w:date="2017-06-06T02:39:00Z">
            <w:rPr>
              <w:lang w:val="uk-UA"/>
            </w:rPr>
          </w:rPrChange>
        </w:rPr>
      </w:pPr>
      <w:bookmarkStart w:id="115" w:name="_Toc484476843"/>
      <w:bookmarkStart w:id="116" w:name="_Toc484480131"/>
      <w:r>
        <w:rPr>
          <w:lang w:val="uk-UA"/>
        </w:rPr>
        <w:t>Проектна реалізація автоматизованої інформаційної системи</w:t>
      </w:r>
      <w:bookmarkEnd w:id="115"/>
      <w:bookmarkEnd w:id="116"/>
    </w:p>
    <w:p w:rsidR="002D6CD1" w:rsidRDefault="00895602" w:rsidP="00895602">
      <w:pPr>
        <w:rPr>
          <w:ins w:id="117" w:author="Roksolana" w:date="2017-06-06T02:39:00Z"/>
        </w:rPr>
      </w:pPr>
      <w:ins w:id="118" w:author="Roksolana" w:date="2017-06-06T02:39:00Z">
        <w:r>
          <w:t>Дана автоматизована інформаційна система підтримує три типи користувачів</w:t>
        </w:r>
        <w:r w:rsidR="005E54F8">
          <w:t xml:space="preserve"> і для того щоб зайти у систему потрібно знати логін і пароль. </w:t>
        </w:r>
      </w:ins>
    </w:p>
    <w:p w:rsidR="00895602" w:rsidRDefault="005E54F8" w:rsidP="00895602">
      <w:pPr>
        <w:rPr>
          <w:ins w:id="119" w:author="Roksolana" w:date="2017-06-06T02:39:00Z"/>
        </w:rPr>
      </w:pPr>
      <w:ins w:id="120" w:author="Roksolana" w:date="2017-06-06T02:39:00Z">
        <w:r>
          <w:t>Для того щоб додати нового користувача потрібно мати права адміністратора. Першого користувача системи потрібно додати в базу даних за допомогою допоміжних програм. На рис.2.9 зображено</w:t>
        </w:r>
        <w:r w:rsidR="000E1A23">
          <w:t xml:space="preserve"> інтерфейс додавання нового користувача.</w:t>
        </w:r>
      </w:ins>
    </w:p>
    <w:p w:rsidR="005E54F8" w:rsidRDefault="005E54F8" w:rsidP="00895602">
      <w:pPr>
        <w:rPr>
          <w:ins w:id="121" w:author="Roksolana" w:date="2017-06-06T02:39:00Z"/>
        </w:rPr>
      </w:pPr>
    </w:p>
    <w:p w:rsidR="005E54F8" w:rsidRDefault="005E54F8" w:rsidP="005E54F8">
      <w:pPr>
        <w:jc w:val="center"/>
        <w:rPr>
          <w:ins w:id="122" w:author="Roksolana" w:date="2017-06-06T02:39:00Z"/>
        </w:rPr>
      </w:pPr>
      <w:ins w:id="123" w:author="Roksolana" w:date="2017-06-06T02:39:00Z">
        <w:r>
          <w:t>Рис.2.9.(Вікно додавання нового користувача системи)</w:t>
        </w:r>
      </w:ins>
    </w:p>
    <w:p w:rsidR="006B797B" w:rsidRDefault="006B797B" w:rsidP="005E54F8">
      <w:pPr>
        <w:jc w:val="center"/>
        <w:rPr>
          <w:ins w:id="124" w:author="Roksolana" w:date="2017-06-06T02:39:00Z"/>
        </w:rPr>
      </w:pPr>
    </w:p>
    <w:p w:rsidR="005E54F8" w:rsidRDefault="005E54F8" w:rsidP="00895602">
      <w:pPr>
        <w:rPr>
          <w:ins w:id="125" w:author="Roksolana" w:date="2017-06-06T02:39:00Z"/>
        </w:rPr>
      </w:pPr>
    </w:p>
    <w:p w:rsidR="00E40297" w:rsidRDefault="00E40297" w:rsidP="00E40297">
      <w:pPr>
        <w:rPr>
          <w:ins w:id="126" w:author="Roksolana" w:date="2017-06-06T02:39:00Z"/>
        </w:rPr>
      </w:pPr>
      <w:ins w:id="127" w:author="Roksolana" w:date="2017-06-06T02:39:00Z">
        <w:r>
          <w:t>Після того коли ви отримали свій логін і пароль ви можете за їх допомогою увійти в систему ввівши їх у відповідні текстові поля вікна входу</w:t>
        </w:r>
        <w:r w:rsidR="000D61C6">
          <w:t>, що зображено на рис.2.10.</w:t>
        </w:r>
      </w:ins>
    </w:p>
    <w:p w:rsidR="000D61C6" w:rsidRDefault="000D61C6" w:rsidP="00E40297">
      <w:pPr>
        <w:rPr>
          <w:ins w:id="128" w:author="Roksolana" w:date="2017-06-06T02:39:00Z"/>
        </w:rPr>
      </w:pPr>
    </w:p>
    <w:p w:rsidR="000D61C6" w:rsidRDefault="0011079E" w:rsidP="000D61C6">
      <w:pPr>
        <w:jc w:val="center"/>
        <w:rPr>
          <w:ins w:id="129" w:author="Roksolana" w:date="2017-06-06T02:39:00Z"/>
        </w:rPr>
      </w:pPr>
      <w:ins w:id="130" w:author="Roksolana" w:date="2017-06-06T02:39:00Z">
        <w:r>
          <w:t>Рис.2.10</w:t>
        </w:r>
        <w:r w:rsidR="000D61C6">
          <w:t xml:space="preserve">.(Вікно </w:t>
        </w:r>
        <w:r w:rsidR="000D61C6">
          <w:t>входу в систему</w:t>
        </w:r>
        <w:r w:rsidR="000D61C6">
          <w:t>)</w:t>
        </w:r>
      </w:ins>
    </w:p>
    <w:p w:rsidR="000D61C6" w:rsidRDefault="000D61C6" w:rsidP="00E40297">
      <w:pPr>
        <w:rPr>
          <w:ins w:id="131" w:author="Roksolana" w:date="2017-06-06T02:39:00Z"/>
        </w:rPr>
      </w:pPr>
    </w:p>
    <w:p w:rsidR="00E40297" w:rsidRPr="00CD5413" w:rsidRDefault="00CD5413" w:rsidP="00895602">
      <w:pPr>
        <w:rPr>
          <w:ins w:id="132" w:author="Roksolana" w:date="2017-06-06T02:39:00Z"/>
        </w:rPr>
      </w:pPr>
      <w:ins w:id="133" w:author="Roksolana" w:date="2017-06-06T02:39:00Z">
        <w:r>
          <w:t>Якщо ж ви ввели не коректний логін або пароль то вам вискочить попередження, зображене на рис.2.11.</w:t>
        </w:r>
      </w:ins>
    </w:p>
    <w:p w:rsidR="00E40297" w:rsidRDefault="00E40297" w:rsidP="00895602">
      <w:pPr>
        <w:rPr>
          <w:ins w:id="134" w:author="Roksolana" w:date="2017-06-06T02:39:00Z"/>
        </w:rPr>
      </w:pPr>
    </w:p>
    <w:p w:rsidR="00CD5413" w:rsidRDefault="00CD5413" w:rsidP="00CD5413">
      <w:pPr>
        <w:jc w:val="center"/>
        <w:rPr>
          <w:ins w:id="135" w:author="Roksolana" w:date="2017-06-06T02:39:00Z"/>
        </w:rPr>
      </w:pPr>
      <w:ins w:id="136" w:author="Roksolana" w:date="2017-06-06T02:39:00Z">
        <w:r>
          <w:t>Рис.2.10.(Вікно</w:t>
        </w:r>
        <w:r>
          <w:t xml:space="preserve"> не коректного</w:t>
        </w:r>
        <w:r>
          <w:t xml:space="preserve"> входу в систему)</w:t>
        </w:r>
      </w:ins>
    </w:p>
    <w:p w:rsidR="00CD5413" w:rsidRDefault="00CD5413" w:rsidP="00895602">
      <w:pPr>
        <w:rPr>
          <w:ins w:id="137" w:author="Roksolana" w:date="2017-06-06T02:39:00Z"/>
        </w:rPr>
      </w:pPr>
    </w:p>
    <w:p w:rsidR="00CD5413" w:rsidRPr="0009210C" w:rsidRDefault="002B04C1" w:rsidP="00895602">
      <w:pPr>
        <w:rPr>
          <w:ins w:id="138" w:author="Roksolana" w:date="2017-06-06T02:39:00Z"/>
        </w:rPr>
      </w:pPr>
      <w:ins w:id="139" w:author="Roksolana" w:date="2017-06-06T02:39:00Z">
        <w:r>
          <w:t xml:space="preserve">При вході в систему для користувача відкривається головне вікно програми і в залежності від прав доступу йому будуть доступні різні функції системи. </w:t>
        </w:r>
        <w:r w:rsidR="0009210C">
          <w:rPr>
            <w:lang w:val="ru-RU"/>
          </w:rPr>
          <w:t xml:space="preserve">На рис.2.11 представлено </w:t>
        </w:r>
        <w:r w:rsidR="0009210C">
          <w:t xml:space="preserve">вигляд головного вікна програми, а на рис.2.12 зображено набори команд для </w:t>
        </w:r>
        <w:proofErr w:type="gramStart"/>
        <w:r w:rsidR="0009210C">
          <w:t>р</w:t>
        </w:r>
        <w:proofErr w:type="gramEnd"/>
        <w:r w:rsidR="0009210C">
          <w:t>ізних типів користувачів.</w:t>
        </w:r>
      </w:ins>
    </w:p>
    <w:p w:rsidR="002B04C1" w:rsidRPr="0009210C" w:rsidRDefault="002B04C1" w:rsidP="00895602">
      <w:pPr>
        <w:rPr>
          <w:ins w:id="140" w:author="Roksolana" w:date="2017-06-06T02:39:00Z"/>
          <w:lang w:val="ru-RU"/>
        </w:rPr>
      </w:pPr>
    </w:p>
    <w:p w:rsidR="007E7604" w:rsidRDefault="007E7604" w:rsidP="007E7604">
      <w:pPr>
        <w:jc w:val="center"/>
        <w:rPr>
          <w:ins w:id="141" w:author="Roksolana" w:date="2017-06-06T02:39:00Z"/>
          <w:lang w:val="ru-RU"/>
        </w:rPr>
      </w:pPr>
    </w:p>
    <w:p w:rsidR="002B04C1" w:rsidRDefault="007E7604" w:rsidP="007E7604">
      <w:pPr>
        <w:jc w:val="center"/>
        <w:rPr>
          <w:ins w:id="142" w:author="Roksolana" w:date="2017-06-06T02:39:00Z"/>
        </w:rPr>
      </w:pPr>
      <w:ins w:id="143" w:author="Roksolana" w:date="2017-06-06T02:39:00Z">
        <w:r>
          <w:rPr>
            <w:lang w:val="ru-RU"/>
          </w:rPr>
          <w:t>Р</w:t>
        </w:r>
        <w:r>
          <w:rPr>
            <w:lang w:val="ru-RU"/>
          </w:rPr>
          <w:t>ис.2.11</w:t>
        </w:r>
        <w:r>
          <w:rPr>
            <w:lang w:val="ru-RU"/>
          </w:rPr>
          <w:t>(Головне вікно програми)</w:t>
        </w:r>
      </w:ins>
    </w:p>
    <w:p w:rsidR="007E7604" w:rsidRDefault="007E7604" w:rsidP="00895602">
      <w:pPr>
        <w:rPr>
          <w:ins w:id="144" w:author="Roksolana" w:date="2017-06-06T02:39:00Z"/>
        </w:rPr>
      </w:pPr>
    </w:p>
    <w:p w:rsidR="007E7604" w:rsidRDefault="007E7604" w:rsidP="00895602">
      <w:pPr>
        <w:rPr>
          <w:ins w:id="145" w:author="Roksolana" w:date="2017-06-06T02:39:00Z"/>
        </w:rPr>
      </w:pPr>
    </w:p>
    <w:p w:rsidR="00291217" w:rsidRDefault="00291217" w:rsidP="00291217">
      <w:pPr>
        <w:jc w:val="center"/>
        <w:rPr>
          <w:ins w:id="146" w:author="Roksolana" w:date="2017-06-06T02:39:00Z"/>
          <w:lang w:val="ru-RU"/>
        </w:rPr>
      </w:pPr>
      <w:ins w:id="147" w:author="Roksolana" w:date="2017-06-06T02:39:00Z">
        <w:r>
          <w:rPr>
            <w:lang w:val="ru-RU"/>
          </w:rPr>
          <w:t>Рис.2.1</w:t>
        </w:r>
        <w:r>
          <w:rPr>
            <w:lang w:val="ru-RU"/>
          </w:rPr>
          <w:t>2</w:t>
        </w:r>
        <w:r>
          <w:rPr>
            <w:lang w:val="ru-RU"/>
          </w:rPr>
          <w:t>(</w:t>
        </w:r>
        <w:r>
          <w:rPr>
            <w:lang w:val="ru-RU"/>
          </w:rPr>
          <w:t>Панелі команд</w:t>
        </w:r>
        <w:r>
          <w:rPr>
            <w:lang w:val="ru-RU"/>
          </w:rPr>
          <w:t>)</w:t>
        </w:r>
      </w:ins>
    </w:p>
    <w:p w:rsidR="001119E8" w:rsidRDefault="001119E8" w:rsidP="00291217">
      <w:pPr>
        <w:jc w:val="center"/>
        <w:rPr>
          <w:ins w:id="148" w:author="Roksolana" w:date="2017-06-06T02:39:00Z"/>
        </w:rPr>
      </w:pPr>
    </w:p>
    <w:p w:rsidR="00291217" w:rsidRDefault="002B6AE9" w:rsidP="00895602">
      <w:pPr>
        <w:rPr>
          <w:ins w:id="149" w:author="Roksolana" w:date="2017-06-06T02:39:00Z"/>
        </w:rPr>
      </w:pPr>
      <w:ins w:id="150" w:author="Roksolana" w:date="2017-06-06T02:39:00Z">
        <w:r>
          <w:t>Головними об</w:t>
        </w:r>
      </w:ins>
    </w:p>
    <w:p w:rsidR="007E7604" w:rsidRDefault="007E7604" w:rsidP="00895602">
      <w:pPr>
        <w:rPr>
          <w:ins w:id="151" w:author="Roksolana" w:date="2017-06-06T02:39:00Z"/>
        </w:rPr>
      </w:pPr>
    </w:p>
    <w:p w:rsidR="007E7604" w:rsidRDefault="007E7604" w:rsidP="00895602">
      <w:pPr>
        <w:rPr>
          <w:ins w:id="152" w:author="Roksolana" w:date="2017-06-06T02:39:00Z"/>
        </w:rPr>
      </w:pPr>
    </w:p>
    <w:p w:rsidR="007E7604" w:rsidRPr="00895602" w:rsidRDefault="007E7604" w:rsidP="00895602">
      <w:pPr>
        <w:rPr>
          <w:ins w:id="153" w:author="Roksolana" w:date="2017-06-06T02:39:00Z"/>
        </w:rPr>
      </w:pPr>
    </w:p>
    <w:p w:rsidR="00B40815" w:rsidRDefault="00B40815" w:rsidP="00B40815">
      <w:pPr>
        <w:ind w:firstLine="0"/>
        <w:jc w:val="center"/>
      </w:pPr>
      <w:r>
        <w:rPr>
          <w:noProof/>
          <w:lang w:eastAsia="uk-UA"/>
        </w:rPr>
        <w:drawing>
          <wp:inline distT="0" distB="0" distL="0" distR="0" wp14:anchorId="49566062" wp14:editId="11BC5E0E">
            <wp:extent cx="5940425" cy="3960079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815" w:rsidRDefault="00B40815" w:rsidP="00B40815">
      <w:pPr>
        <w:ind w:firstLine="0"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0270F962" wp14:editId="431BE437">
            <wp:extent cx="3810000" cy="381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815" w:rsidRDefault="00B40815" w:rsidP="00B40815">
      <w:pPr>
        <w:ind w:firstLine="0"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200EF3FE" wp14:editId="78B311DD">
            <wp:extent cx="5353050" cy="4933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815" w:rsidRDefault="00B40815" w:rsidP="00B40815">
      <w:pPr>
        <w:ind w:firstLine="0"/>
        <w:jc w:val="center"/>
      </w:pPr>
    </w:p>
    <w:p w:rsidR="00D23EA1" w:rsidRDefault="00D23EA1" w:rsidP="00B40815">
      <w:pPr>
        <w:ind w:firstLine="0"/>
        <w:jc w:val="center"/>
      </w:pPr>
    </w:p>
    <w:p w:rsidR="00D23EA1" w:rsidRDefault="00D23EA1" w:rsidP="00B40815">
      <w:pPr>
        <w:ind w:firstLine="0"/>
        <w:jc w:val="center"/>
      </w:pPr>
    </w:p>
    <w:p w:rsidR="00D23EA1" w:rsidRDefault="00D23EA1" w:rsidP="00B40815">
      <w:pPr>
        <w:ind w:firstLine="0"/>
        <w:jc w:val="center"/>
      </w:pPr>
    </w:p>
    <w:p w:rsidR="00D23EA1" w:rsidRDefault="00D23EA1" w:rsidP="00B40815">
      <w:pPr>
        <w:ind w:firstLine="0"/>
        <w:jc w:val="center"/>
      </w:pPr>
    </w:p>
    <w:p w:rsidR="00D23EA1" w:rsidRDefault="00D23EA1" w:rsidP="00B40815">
      <w:pPr>
        <w:ind w:firstLine="0"/>
        <w:jc w:val="center"/>
      </w:pPr>
    </w:p>
    <w:p w:rsidR="00D23EA1" w:rsidRDefault="00D23EA1" w:rsidP="00B40815">
      <w:pPr>
        <w:ind w:firstLine="0"/>
        <w:jc w:val="center"/>
      </w:pPr>
    </w:p>
    <w:p w:rsidR="00D23EA1" w:rsidRDefault="00D23EA1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D23EA1" w:rsidRDefault="00D23EA1" w:rsidP="00BE4008">
      <w:pPr>
        <w:pStyle w:val="1"/>
        <w:numPr>
          <w:ilvl w:val="0"/>
          <w:numId w:val="0"/>
        </w:numPr>
        <w:ind w:left="284" w:firstLine="425"/>
        <w:jc w:val="center"/>
        <w:rPr>
          <w:lang w:val="uk-UA"/>
        </w:rPr>
      </w:pPr>
      <w:bookmarkStart w:id="154" w:name="_Toc484476844"/>
      <w:bookmarkStart w:id="155" w:name="_Toc484480132"/>
      <w:r>
        <w:rPr>
          <w:lang w:val="uk-UA"/>
        </w:rPr>
        <w:lastRenderedPageBreak/>
        <w:t>ВИСНОВ</w:t>
      </w:r>
      <w:r w:rsidR="00BE4008">
        <w:rPr>
          <w:lang w:val="uk-UA"/>
        </w:rPr>
        <w:t>ОК</w:t>
      </w:r>
      <w:bookmarkEnd w:id="154"/>
      <w:bookmarkEnd w:id="155"/>
    </w:p>
    <w:p w:rsidR="00BE4008" w:rsidRDefault="00BE4008" w:rsidP="00BE4008"/>
    <w:p w:rsidR="00BE4008" w:rsidRDefault="00BE4008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BE4008" w:rsidRDefault="00BE4008" w:rsidP="00BE4008">
      <w:pPr>
        <w:pStyle w:val="1"/>
        <w:numPr>
          <w:ilvl w:val="0"/>
          <w:numId w:val="0"/>
        </w:numPr>
        <w:ind w:left="284" w:firstLine="425"/>
        <w:jc w:val="center"/>
        <w:rPr>
          <w:lang w:val="uk-UA"/>
        </w:rPr>
      </w:pPr>
      <w:bookmarkStart w:id="156" w:name="_Toc484476845"/>
      <w:bookmarkStart w:id="157" w:name="_Toc484480133"/>
      <w:r>
        <w:rPr>
          <w:lang w:val="uk-UA"/>
        </w:rPr>
        <w:lastRenderedPageBreak/>
        <w:t>ВИСНОВКИ</w:t>
      </w:r>
      <w:bookmarkEnd w:id="156"/>
      <w:bookmarkEnd w:id="157"/>
    </w:p>
    <w:p w:rsidR="00BE4008" w:rsidRDefault="00BE4008" w:rsidP="00BE4008"/>
    <w:p w:rsidR="00BE4008" w:rsidRDefault="00BE4008" w:rsidP="00BE4008"/>
    <w:p w:rsidR="00BE4008" w:rsidRDefault="00BE4008" w:rsidP="00BE4008"/>
    <w:p w:rsidR="00BE4008" w:rsidRDefault="00BE4008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BE4008" w:rsidRPr="00BE4008" w:rsidRDefault="00BE4008" w:rsidP="00BE4008">
      <w:pPr>
        <w:pStyle w:val="1"/>
        <w:numPr>
          <w:ilvl w:val="0"/>
          <w:numId w:val="0"/>
        </w:numPr>
        <w:ind w:left="284" w:firstLine="425"/>
        <w:jc w:val="center"/>
      </w:pPr>
      <w:bookmarkStart w:id="158" w:name="_Toc484476846"/>
      <w:bookmarkStart w:id="159" w:name="_Toc484480134"/>
      <w:r>
        <w:rPr>
          <w:lang w:val="uk-UA"/>
        </w:rPr>
        <w:lastRenderedPageBreak/>
        <w:t>СПИСОК ВИКОРИСТАНИХ ЛІТЕРАТУРНИХ ДЖЕРЕЛ</w:t>
      </w:r>
      <w:bookmarkEnd w:id="158"/>
      <w:bookmarkEnd w:id="159"/>
    </w:p>
    <w:sectPr w:rsidR="00BE4008" w:rsidRPr="00BE4008" w:rsidSect="00B36F22">
      <w:headerReference w:type="default" r:id="rId23"/>
      <w:footerReference w:type="default" r:id="rId24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6783" w:rsidRDefault="00D66783" w:rsidP="007C474D">
      <w:pPr>
        <w:spacing w:line="240" w:lineRule="auto"/>
      </w:pPr>
      <w:r>
        <w:separator/>
      </w:r>
    </w:p>
    <w:p w:rsidR="00D66783" w:rsidRDefault="00D66783"/>
  </w:endnote>
  <w:endnote w:type="continuationSeparator" w:id="0">
    <w:p w:rsidR="00D66783" w:rsidRDefault="00D66783" w:rsidP="007C474D">
      <w:pPr>
        <w:spacing w:line="240" w:lineRule="auto"/>
      </w:pPr>
      <w:r>
        <w:continuationSeparator/>
      </w:r>
    </w:p>
    <w:p w:rsidR="00D66783" w:rsidRDefault="00D66783"/>
  </w:endnote>
  <w:endnote w:type="continuationNotice" w:id="1">
    <w:p w:rsidR="001825CF" w:rsidRDefault="001825C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7E91" w:rsidRDefault="00077E91">
    <w:pPr>
      <w:pStyle w:val="ab"/>
      <w:jc w:val="center"/>
    </w:pPr>
  </w:p>
  <w:p w:rsidR="00077E91" w:rsidRDefault="00077E91">
    <w:pPr>
      <w:pStyle w:val="ab"/>
    </w:pPr>
  </w:p>
  <w:p w:rsidR="00077E91" w:rsidRDefault="00077E9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6783" w:rsidRDefault="00D66783" w:rsidP="007C474D">
      <w:pPr>
        <w:spacing w:line="240" w:lineRule="auto"/>
      </w:pPr>
      <w:r>
        <w:separator/>
      </w:r>
    </w:p>
    <w:p w:rsidR="00D66783" w:rsidRDefault="00D66783"/>
  </w:footnote>
  <w:footnote w:type="continuationSeparator" w:id="0">
    <w:p w:rsidR="00D66783" w:rsidRDefault="00D66783" w:rsidP="007C474D">
      <w:pPr>
        <w:spacing w:line="240" w:lineRule="auto"/>
      </w:pPr>
      <w:r>
        <w:continuationSeparator/>
      </w:r>
    </w:p>
    <w:p w:rsidR="00D66783" w:rsidRDefault="00D66783"/>
  </w:footnote>
  <w:footnote w:type="continuationNotice" w:id="1">
    <w:p w:rsidR="001825CF" w:rsidRDefault="001825C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32273378"/>
      <w:docPartObj>
        <w:docPartGallery w:val="Page Numbers (Top of Page)"/>
        <w:docPartUnique/>
      </w:docPartObj>
    </w:sdtPr>
    <w:sdtEndPr/>
    <w:sdtContent>
      <w:p w:rsidR="00077E91" w:rsidRDefault="00077E91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25CF" w:rsidRPr="001825CF">
          <w:rPr>
            <w:noProof/>
            <w:lang w:val="ru-RU"/>
          </w:rPr>
          <w:t>2</w:t>
        </w:r>
        <w:r>
          <w:fldChar w:fldCharType="end"/>
        </w:r>
      </w:p>
    </w:sdtContent>
  </w:sdt>
  <w:p w:rsidR="00077E91" w:rsidRDefault="00077E91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11BC2"/>
    <w:multiLevelType w:val="hybridMultilevel"/>
    <w:tmpl w:val="275C814E"/>
    <w:lvl w:ilvl="0" w:tplc="8F3C5BE6">
      <w:start w:val="1"/>
      <w:numFmt w:val="bullet"/>
      <w:lvlText w:val=""/>
      <w:lvlJc w:val="left"/>
      <w:pPr>
        <w:ind w:left="14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">
    <w:nsid w:val="124D4497"/>
    <w:multiLevelType w:val="multilevel"/>
    <w:tmpl w:val="1E2CF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C85DB0"/>
    <w:multiLevelType w:val="hybridMultilevel"/>
    <w:tmpl w:val="F008EAD0"/>
    <w:lvl w:ilvl="0" w:tplc="20060F78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1B831B7C"/>
    <w:multiLevelType w:val="hybridMultilevel"/>
    <w:tmpl w:val="2D80E6C4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CB86718"/>
    <w:multiLevelType w:val="hybridMultilevel"/>
    <w:tmpl w:val="94B68DFA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01D3C4B"/>
    <w:multiLevelType w:val="hybridMultilevel"/>
    <w:tmpl w:val="A9F23B20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96B2F91"/>
    <w:multiLevelType w:val="multilevel"/>
    <w:tmpl w:val="0E762C9E"/>
    <w:lvl w:ilvl="0">
      <w:start w:val="1"/>
      <w:numFmt w:val="decimal"/>
      <w:pStyle w:val="1"/>
      <w:lvlText w:val="Розділ 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4546" w:hanging="576"/>
      </w:pPr>
      <w:rPr>
        <w:rFonts w:hint="default"/>
        <w:b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>
    <w:nsid w:val="2A1479DF"/>
    <w:multiLevelType w:val="hybridMultilevel"/>
    <w:tmpl w:val="613A59B6"/>
    <w:lvl w:ilvl="0" w:tplc="04E2D0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0A1423E"/>
    <w:multiLevelType w:val="hybridMultilevel"/>
    <w:tmpl w:val="1CEA87BA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3EB0AFB"/>
    <w:multiLevelType w:val="hybridMultilevel"/>
    <w:tmpl w:val="FE90A956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70C07A1"/>
    <w:multiLevelType w:val="multilevel"/>
    <w:tmpl w:val="BBCAD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81C59E8"/>
    <w:multiLevelType w:val="multilevel"/>
    <w:tmpl w:val="A59E5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41D130D1"/>
    <w:multiLevelType w:val="hybridMultilevel"/>
    <w:tmpl w:val="9366192A"/>
    <w:lvl w:ilvl="0" w:tplc="20060F7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8082A30"/>
    <w:multiLevelType w:val="hybridMultilevel"/>
    <w:tmpl w:val="8A427668"/>
    <w:lvl w:ilvl="0" w:tplc="C720BCEE">
      <w:start w:val="1"/>
      <w:numFmt w:val="bullet"/>
      <w:lvlText w:val=""/>
      <w:lvlJc w:val="left"/>
      <w:pPr>
        <w:ind w:left="567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89B276B"/>
    <w:multiLevelType w:val="multilevel"/>
    <w:tmpl w:val="E4DC5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4EBA00EB"/>
    <w:multiLevelType w:val="hybridMultilevel"/>
    <w:tmpl w:val="B900C768"/>
    <w:lvl w:ilvl="0" w:tplc="20060F7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EF16E7"/>
    <w:multiLevelType w:val="hybridMultilevel"/>
    <w:tmpl w:val="B2BC5B4E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529434AF"/>
    <w:multiLevelType w:val="hybridMultilevel"/>
    <w:tmpl w:val="A076553E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4BF65ED"/>
    <w:multiLevelType w:val="multilevel"/>
    <w:tmpl w:val="FD0C7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7A52089"/>
    <w:multiLevelType w:val="hybridMultilevel"/>
    <w:tmpl w:val="AA668B58"/>
    <w:lvl w:ilvl="0" w:tplc="18D87DD8">
      <w:start w:val="1"/>
      <w:numFmt w:val="decimal"/>
      <w:lvlText w:val="Таблиця 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5AF10910"/>
    <w:multiLevelType w:val="hybridMultilevel"/>
    <w:tmpl w:val="4204EC00"/>
    <w:lvl w:ilvl="0" w:tplc="20060F78">
      <w:start w:val="1"/>
      <w:numFmt w:val="bullet"/>
      <w:lvlText w:val="−"/>
      <w:lvlJc w:val="left"/>
      <w:pPr>
        <w:tabs>
          <w:tab w:val="num" w:pos="1069"/>
        </w:tabs>
        <w:ind w:left="1069" w:hanging="360"/>
      </w:pPr>
      <w:rPr>
        <w:rFonts w:ascii="Times New Roman" w:hAnsi="Times New Roman" w:cs="Times New Roman" w:hint="default"/>
      </w:rPr>
    </w:lvl>
    <w:lvl w:ilvl="1" w:tplc="04220005">
      <w:start w:val="1"/>
      <w:numFmt w:val="bullet"/>
      <w:lvlText w:val=""/>
      <w:lvlJc w:val="left"/>
      <w:pPr>
        <w:tabs>
          <w:tab w:val="num" w:pos="1789"/>
        </w:tabs>
        <w:ind w:left="1789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  <w:rPr>
        <w:rFonts w:cs="Times New Roman"/>
      </w:rPr>
    </w:lvl>
  </w:abstractNum>
  <w:abstractNum w:abstractNumId="21">
    <w:nsid w:val="5DD57C11"/>
    <w:multiLevelType w:val="hybridMultilevel"/>
    <w:tmpl w:val="EDDCB09C"/>
    <w:lvl w:ilvl="0" w:tplc="0D52678C">
      <w:start w:val="1"/>
      <w:numFmt w:val="decimal"/>
      <w:suff w:val="nothing"/>
      <w:lvlText w:val="Таблиця %1."/>
      <w:lvlJc w:val="left"/>
      <w:pPr>
        <w:ind w:left="680" w:firstLine="2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606F5683"/>
    <w:multiLevelType w:val="hybridMultilevel"/>
    <w:tmpl w:val="2B001AC8"/>
    <w:lvl w:ilvl="0" w:tplc="18D87DD8">
      <w:start w:val="1"/>
      <w:numFmt w:val="decimal"/>
      <w:lvlText w:val="Таблиця %1."/>
      <w:lvlJc w:val="left"/>
      <w:pPr>
        <w:ind w:left="56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0B180A"/>
    <w:multiLevelType w:val="hybridMultilevel"/>
    <w:tmpl w:val="CDBAFBF2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DEB1E12"/>
    <w:multiLevelType w:val="hybridMultilevel"/>
    <w:tmpl w:val="A9A240E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76AE476D"/>
    <w:multiLevelType w:val="multilevel"/>
    <w:tmpl w:val="E03A90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CD84D97"/>
    <w:multiLevelType w:val="hybridMultilevel"/>
    <w:tmpl w:val="98A8E3AE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7DA61D5A"/>
    <w:multiLevelType w:val="hybridMultilevel"/>
    <w:tmpl w:val="698CA982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2"/>
  </w:num>
  <w:num w:numId="5">
    <w:abstractNumId w:val="20"/>
  </w:num>
  <w:num w:numId="6">
    <w:abstractNumId w:val="15"/>
  </w:num>
  <w:num w:numId="7">
    <w:abstractNumId w:val="0"/>
  </w:num>
  <w:num w:numId="8">
    <w:abstractNumId w:val="17"/>
  </w:num>
  <w:num w:numId="9">
    <w:abstractNumId w:val="23"/>
  </w:num>
  <w:num w:numId="10">
    <w:abstractNumId w:val="24"/>
  </w:num>
  <w:num w:numId="11">
    <w:abstractNumId w:val="27"/>
  </w:num>
  <w:num w:numId="12">
    <w:abstractNumId w:val="16"/>
  </w:num>
  <w:num w:numId="13">
    <w:abstractNumId w:val="26"/>
  </w:num>
  <w:num w:numId="14">
    <w:abstractNumId w:val="4"/>
  </w:num>
  <w:num w:numId="15">
    <w:abstractNumId w:val="5"/>
  </w:num>
  <w:num w:numId="16">
    <w:abstractNumId w:val="14"/>
  </w:num>
  <w:num w:numId="17">
    <w:abstractNumId w:val="11"/>
  </w:num>
  <w:num w:numId="18">
    <w:abstractNumId w:val="18"/>
  </w:num>
  <w:num w:numId="19">
    <w:abstractNumId w:val="1"/>
  </w:num>
  <w:num w:numId="20">
    <w:abstractNumId w:val="10"/>
  </w:num>
  <w:num w:numId="21">
    <w:abstractNumId w:val="25"/>
  </w:num>
  <w:num w:numId="22">
    <w:abstractNumId w:val="3"/>
  </w:num>
  <w:num w:numId="23">
    <w:abstractNumId w:val="8"/>
  </w:num>
  <w:num w:numId="24">
    <w:abstractNumId w:val="9"/>
  </w:num>
  <w:num w:numId="25">
    <w:abstractNumId w:val="22"/>
  </w:num>
  <w:num w:numId="26">
    <w:abstractNumId w:val="13"/>
  </w:num>
  <w:num w:numId="27">
    <w:abstractNumId w:val="19"/>
  </w:num>
  <w:num w:numId="28">
    <w:abstractNumId w:val="21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grammar="clean"/>
  <w:defaultTabStop w:val="709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270A"/>
    <w:rsid w:val="000114CB"/>
    <w:rsid w:val="00030FE9"/>
    <w:rsid w:val="00034E4F"/>
    <w:rsid w:val="00042A35"/>
    <w:rsid w:val="00051051"/>
    <w:rsid w:val="00061664"/>
    <w:rsid w:val="00070348"/>
    <w:rsid w:val="00077E91"/>
    <w:rsid w:val="00084599"/>
    <w:rsid w:val="0009210C"/>
    <w:rsid w:val="00092706"/>
    <w:rsid w:val="000A0A7A"/>
    <w:rsid w:val="000B4C8D"/>
    <w:rsid w:val="000B732D"/>
    <w:rsid w:val="000C270A"/>
    <w:rsid w:val="000D2B63"/>
    <w:rsid w:val="000D61C6"/>
    <w:rsid w:val="000E1A23"/>
    <w:rsid w:val="001010C1"/>
    <w:rsid w:val="0011079E"/>
    <w:rsid w:val="001119E8"/>
    <w:rsid w:val="00113DF2"/>
    <w:rsid w:val="00116E01"/>
    <w:rsid w:val="00122B7B"/>
    <w:rsid w:val="0012344B"/>
    <w:rsid w:val="00132141"/>
    <w:rsid w:val="00153AE3"/>
    <w:rsid w:val="00155B11"/>
    <w:rsid w:val="00171051"/>
    <w:rsid w:val="001731F3"/>
    <w:rsid w:val="00174EA3"/>
    <w:rsid w:val="001825CF"/>
    <w:rsid w:val="0019052F"/>
    <w:rsid w:val="001A7263"/>
    <w:rsid w:val="001B0EEF"/>
    <w:rsid w:val="001B215C"/>
    <w:rsid w:val="001B66F2"/>
    <w:rsid w:val="001C3C6A"/>
    <w:rsid w:val="001E4CC6"/>
    <w:rsid w:val="001F4C46"/>
    <w:rsid w:val="001F58B6"/>
    <w:rsid w:val="00204995"/>
    <w:rsid w:val="00214486"/>
    <w:rsid w:val="00216B72"/>
    <w:rsid w:val="0022448F"/>
    <w:rsid w:val="00224DDA"/>
    <w:rsid w:val="00226926"/>
    <w:rsid w:val="0023063C"/>
    <w:rsid w:val="0025021E"/>
    <w:rsid w:val="00250518"/>
    <w:rsid w:val="0025214F"/>
    <w:rsid w:val="00253B0D"/>
    <w:rsid w:val="002609F0"/>
    <w:rsid w:val="00276175"/>
    <w:rsid w:val="00281097"/>
    <w:rsid w:val="00291217"/>
    <w:rsid w:val="00293384"/>
    <w:rsid w:val="002A4445"/>
    <w:rsid w:val="002A4AB2"/>
    <w:rsid w:val="002B04C1"/>
    <w:rsid w:val="002B6AA0"/>
    <w:rsid w:val="002B6AE9"/>
    <w:rsid w:val="002C67CB"/>
    <w:rsid w:val="002D42A6"/>
    <w:rsid w:val="002D6CD1"/>
    <w:rsid w:val="002F2237"/>
    <w:rsid w:val="00321321"/>
    <w:rsid w:val="00326043"/>
    <w:rsid w:val="00335322"/>
    <w:rsid w:val="003420F7"/>
    <w:rsid w:val="003426E8"/>
    <w:rsid w:val="00345643"/>
    <w:rsid w:val="003530AC"/>
    <w:rsid w:val="0035387B"/>
    <w:rsid w:val="00356B66"/>
    <w:rsid w:val="00357065"/>
    <w:rsid w:val="00366557"/>
    <w:rsid w:val="00367616"/>
    <w:rsid w:val="003734DB"/>
    <w:rsid w:val="003948E9"/>
    <w:rsid w:val="003B089D"/>
    <w:rsid w:val="003C5E24"/>
    <w:rsid w:val="003D0568"/>
    <w:rsid w:val="003F37A7"/>
    <w:rsid w:val="003F5072"/>
    <w:rsid w:val="003F7D9F"/>
    <w:rsid w:val="0043018E"/>
    <w:rsid w:val="00430711"/>
    <w:rsid w:val="00431F3D"/>
    <w:rsid w:val="00432A1E"/>
    <w:rsid w:val="004416B6"/>
    <w:rsid w:val="00456E2C"/>
    <w:rsid w:val="00464A57"/>
    <w:rsid w:val="0046581B"/>
    <w:rsid w:val="00476F64"/>
    <w:rsid w:val="00483671"/>
    <w:rsid w:val="004907C3"/>
    <w:rsid w:val="004916B1"/>
    <w:rsid w:val="004B13CA"/>
    <w:rsid w:val="004C3594"/>
    <w:rsid w:val="004D7A71"/>
    <w:rsid w:val="004D7A78"/>
    <w:rsid w:val="004E7792"/>
    <w:rsid w:val="004F3550"/>
    <w:rsid w:val="00500F12"/>
    <w:rsid w:val="00520516"/>
    <w:rsid w:val="00532511"/>
    <w:rsid w:val="00533DDB"/>
    <w:rsid w:val="00546935"/>
    <w:rsid w:val="005522C0"/>
    <w:rsid w:val="00561ECB"/>
    <w:rsid w:val="00564F9C"/>
    <w:rsid w:val="005654D1"/>
    <w:rsid w:val="005659B0"/>
    <w:rsid w:val="00581B41"/>
    <w:rsid w:val="00587473"/>
    <w:rsid w:val="0059580F"/>
    <w:rsid w:val="00595F3E"/>
    <w:rsid w:val="005A37FC"/>
    <w:rsid w:val="005A5552"/>
    <w:rsid w:val="005B488A"/>
    <w:rsid w:val="005B7003"/>
    <w:rsid w:val="005C112E"/>
    <w:rsid w:val="005C30A1"/>
    <w:rsid w:val="005C514D"/>
    <w:rsid w:val="005C6808"/>
    <w:rsid w:val="005D490F"/>
    <w:rsid w:val="005D6BA5"/>
    <w:rsid w:val="005E0918"/>
    <w:rsid w:val="005E3EAD"/>
    <w:rsid w:val="005E54F8"/>
    <w:rsid w:val="005F32A0"/>
    <w:rsid w:val="005F4115"/>
    <w:rsid w:val="00610253"/>
    <w:rsid w:val="00621E76"/>
    <w:rsid w:val="00627805"/>
    <w:rsid w:val="00637428"/>
    <w:rsid w:val="006510CA"/>
    <w:rsid w:val="00666E27"/>
    <w:rsid w:val="00672471"/>
    <w:rsid w:val="00677630"/>
    <w:rsid w:val="0068020D"/>
    <w:rsid w:val="0069464E"/>
    <w:rsid w:val="006A16BE"/>
    <w:rsid w:val="006A1E35"/>
    <w:rsid w:val="006B797B"/>
    <w:rsid w:val="006B7A4B"/>
    <w:rsid w:val="006D3880"/>
    <w:rsid w:val="006D788A"/>
    <w:rsid w:val="006E2EE4"/>
    <w:rsid w:val="006F1403"/>
    <w:rsid w:val="006F387B"/>
    <w:rsid w:val="006F6B49"/>
    <w:rsid w:val="007107F0"/>
    <w:rsid w:val="0073082C"/>
    <w:rsid w:val="00734924"/>
    <w:rsid w:val="00743CDE"/>
    <w:rsid w:val="0074518F"/>
    <w:rsid w:val="007462C9"/>
    <w:rsid w:val="00750BD0"/>
    <w:rsid w:val="00763DE0"/>
    <w:rsid w:val="00786696"/>
    <w:rsid w:val="007A573F"/>
    <w:rsid w:val="007C0491"/>
    <w:rsid w:val="007C474D"/>
    <w:rsid w:val="007D33F2"/>
    <w:rsid w:val="007D68A5"/>
    <w:rsid w:val="007E141D"/>
    <w:rsid w:val="007E7604"/>
    <w:rsid w:val="007F2185"/>
    <w:rsid w:val="0080060B"/>
    <w:rsid w:val="0080365B"/>
    <w:rsid w:val="00822075"/>
    <w:rsid w:val="00822325"/>
    <w:rsid w:val="00830F77"/>
    <w:rsid w:val="008322AF"/>
    <w:rsid w:val="00833589"/>
    <w:rsid w:val="00833F1D"/>
    <w:rsid w:val="008519FE"/>
    <w:rsid w:val="008760F9"/>
    <w:rsid w:val="00884A4B"/>
    <w:rsid w:val="00884F14"/>
    <w:rsid w:val="00886696"/>
    <w:rsid w:val="00886CD2"/>
    <w:rsid w:val="0089236A"/>
    <w:rsid w:val="00895602"/>
    <w:rsid w:val="008A2B07"/>
    <w:rsid w:val="008A6A5C"/>
    <w:rsid w:val="008B0B1D"/>
    <w:rsid w:val="008D03C4"/>
    <w:rsid w:val="008E1034"/>
    <w:rsid w:val="008E20C4"/>
    <w:rsid w:val="008E4C4C"/>
    <w:rsid w:val="008E7EDE"/>
    <w:rsid w:val="008F0C75"/>
    <w:rsid w:val="008F0D5F"/>
    <w:rsid w:val="008F62C0"/>
    <w:rsid w:val="009139CD"/>
    <w:rsid w:val="009149A3"/>
    <w:rsid w:val="00925BA5"/>
    <w:rsid w:val="0093585F"/>
    <w:rsid w:val="00940532"/>
    <w:rsid w:val="009565A8"/>
    <w:rsid w:val="00956939"/>
    <w:rsid w:val="00957868"/>
    <w:rsid w:val="00961CB7"/>
    <w:rsid w:val="00964623"/>
    <w:rsid w:val="00976402"/>
    <w:rsid w:val="00984416"/>
    <w:rsid w:val="00992109"/>
    <w:rsid w:val="00992743"/>
    <w:rsid w:val="009A2FC3"/>
    <w:rsid w:val="009B00DC"/>
    <w:rsid w:val="009C5D16"/>
    <w:rsid w:val="009C6BB0"/>
    <w:rsid w:val="009E2344"/>
    <w:rsid w:val="009E5832"/>
    <w:rsid w:val="00A02870"/>
    <w:rsid w:val="00A12C8B"/>
    <w:rsid w:val="00A17DAC"/>
    <w:rsid w:val="00A201F3"/>
    <w:rsid w:val="00A2359C"/>
    <w:rsid w:val="00A24820"/>
    <w:rsid w:val="00A56AA2"/>
    <w:rsid w:val="00A6392B"/>
    <w:rsid w:val="00A6395F"/>
    <w:rsid w:val="00A63B0D"/>
    <w:rsid w:val="00A843E5"/>
    <w:rsid w:val="00A91763"/>
    <w:rsid w:val="00A92E24"/>
    <w:rsid w:val="00A93B81"/>
    <w:rsid w:val="00AA02CE"/>
    <w:rsid w:val="00AA7AED"/>
    <w:rsid w:val="00AB22E5"/>
    <w:rsid w:val="00AC11C6"/>
    <w:rsid w:val="00AC5055"/>
    <w:rsid w:val="00AD75AA"/>
    <w:rsid w:val="00AF66AA"/>
    <w:rsid w:val="00B13068"/>
    <w:rsid w:val="00B2012C"/>
    <w:rsid w:val="00B331BA"/>
    <w:rsid w:val="00B36F22"/>
    <w:rsid w:val="00B37AAC"/>
    <w:rsid w:val="00B40815"/>
    <w:rsid w:val="00B56088"/>
    <w:rsid w:val="00B6171A"/>
    <w:rsid w:val="00B87C45"/>
    <w:rsid w:val="00B94DD2"/>
    <w:rsid w:val="00B96B12"/>
    <w:rsid w:val="00BB48B8"/>
    <w:rsid w:val="00BC74C7"/>
    <w:rsid w:val="00BD12B8"/>
    <w:rsid w:val="00BD4499"/>
    <w:rsid w:val="00BE1924"/>
    <w:rsid w:val="00BE2730"/>
    <w:rsid w:val="00BE34A1"/>
    <w:rsid w:val="00BE4008"/>
    <w:rsid w:val="00BE406F"/>
    <w:rsid w:val="00BE6753"/>
    <w:rsid w:val="00BE7AC9"/>
    <w:rsid w:val="00BF62E2"/>
    <w:rsid w:val="00C00B2B"/>
    <w:rsid w:val="00C1374B"/>
    <w:rsid w:val="00C1716D"/>
    <w:rsid w:val="00C234D9"/>
    <w:rsid w:val="00C24DF7"/>
    <w:rsid w:val="00C255AA"/>
    <w:rsid w:val="00C27C75"/>
    <w:rsid w:val="00C32B6F"/>
    <w:rsid w:val="00C40509"/>
    <w:rsid w:val="00C426C7"/>
    <w:rsid w:val="00C452D4"/>
    <w:rsid w:val="00C45BF8"/>
    <w:rsid w:val="00C77718"/>
    <w:rsid w:val="00C80E71"/>
    <w:rsid w:val="00CA5E2B"/>
    <w:rsid w:val="00CB6EE8"/>
    <w:rsid w:val="00CB757B"/>
    <w:rsid w:val="00CC208F"/>
    <w:rsid w:val="00CD3884"/>
    <w:rsid w:val="00CD5413"/>
    <w:rsid w:val="00CF77B1"/>
    <w:rsid w:val="00D15B4B"/>
    <w:rsid w:val="00D23EA1"/>
    <w:rsid w:val="00D55CAF"/>
    <w:rsid w:val="00D56489"/>
    <w:rsid w:val="00D576B9"/>
    <w:rsid w:val="00D57FC9"/>
    <w:rsid w:val="00D66783"/>
    <w:rsid w:val="00DA081C"/>
    <w:rsid w:val="00DB138F"/>
    <w:rsid w:val="00DB6AF7"/>
    <w:rsid w:val="00DC0576"/>
    <w:rsid w:val="00DC6B93"/>
    <w:rsid w:val="00DD2AD8"/>
    <w:rsid w:val="00DF2D76"/>
    <w:rsid w:val="00E0311C"/>
    <w:rsid w:val="00E2100D"/>
    <w:rsid w:val="00E40297"/>
    <w:rsid w:val="00E57A4A"/>
    <w:rsid w:val="00E57B7B"/>
    <w:rsid w:val="00E60624"/>
    <w:rsid w:val="00E626E9"/>
    <w:rsid w:val="00E62750"/>
    <w:rsid w:val="00E63DFD"/>
    <w:rsid w:val="00E64E6B"/>
    <w:rsid w:val="00E77686"/>
    <w:rsid w:val="00E84BBE"/>
    <w:rsid w:val="00E90F8D"/>
    <w:rsid w:val="00EA7680"/>
    <w:rsid w:val="00EB1A8B"/>
    <w:rsid w:val="00ED027B"/>
    <w:rsid w:val="00ED3A31"/>
    <w:rsid w:val="00ED44CA"/>
    <w:rsid w:val="00EE49D1"/>
    <w:rsid w:val="00F123C5"/>
    <w:rsid w:val="00F12EC5"/>
    <w:rsid w:val="00F16ED6"/>
    <w:rsid w:val="00F2011E"/>
    <w:rsid w:val="00F20A8F"/>
    <w:rsid w:val="00F40EC9"/>
    <w:rsid w:val="00F65704"/>
    <w:rsid w:val="00F66F58"/>
    <w:rsid w:val="00F7093D"/>
    <w:rsid w:val="00F7791F"/>
    <w:rsid w:val="00F85658"/>
    <w:rsid w:val="00FA592C"/>
    <w:rsid w:val="00FB5984"/>
    <w:rsid w:val="00FE4A66"/>
    <w:rsid w:val="00FF09D7"/>
    <w:rsid w:val="00FF4C56"/>
    <w:rsid w:val="00FF7441"/>
    <w:rsid w:val="00FF7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209AB2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344B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9149A3"/>
    <w:pPr>
      <w:keepNext/>
      <w:numPr>
        <w:numId w:val="1"/>
      </w:numPr>
      <w:spacing w:before="240" w:after="240"/>
      <w:jc w:val="left"/>
      <w:outlineLvl w:val="0"/>
    </w:pPr>
    <w:rPr>
      <w:rFonts w:eastAsia="Times New Roman" w:cs="Times New Roman"/>
      <w:kern w:val="28"/>
      <w:szCs w:val="20"/>
      <w:shd w:val="clear" w:color="auto" w:fill="FFFFFF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E2EE4"/>
    <w:pPr>
      <w:keepNext/>
      <w:keepLines/>
      <w:numPr>
        <w:ilvl w:val="1"/>
        <w:numId w:val="1"/>
      </w:numPr>
      <w:spacing w:before="40"/>
      <w:ind w:left="567"/>
      <w:jc w:val="left"/>
      <w:outlineLvl w:val="1"/>
    </w:pPr>
    <w:rPr>
      <w:rFonts w:eastAsiaTheme="majorEastAsia" w:cstheme="majorBidi"/>
      <w:noProof/>
      <w:szCs w:val="26"/>
      <w:shd w:val="clear" w:color="auto" w:fill="FFFFFF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786696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szCs w:val="28"/>
      <w:shd w:val="clear" w:color="auto" w:fill="FFFFFF"/>
    </w:rPr>
  </w:style>
  <w:style w:type="paragraph" w:styleId="4">
    <w:name w:val="heading 4"/>
    <w:basedOn w:val="a"/>
    <w:next w:val="a"/>
    <w:link w:val="40"/>
    <w:uiPriority w:val="9"/>
    <w:unhideWhenUsed/>
    <w:qFormat/>
    <w:rsid w:val="00C32B6F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Cs w:val="28"/>
      <w:shd w:val="clear" w:color="auto" w:fill="FFFFF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2B6F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  <w:szCs w:val="28"/>
      <w:shd w:val="clear" w:color="auto" w:fill="FFFFF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2B6F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  <w:szCs w:val="28"/>
      <w:shd w:val="clear" w:color="auto" w:fill="FFFFF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2B6F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szCs w:val="28"/>
      <w:shd w:val="clear" w:color="auto" w:fill="FFFFF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2B6F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shd w:val="clear" w:color="auto" w:fill="FFFFF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2B6F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149A3"/>
    <w:rPr>
      <w:rFonts w:ascii="Times New Roman" w:eastAsia="Times New Roman" w:hAnsi="Times New Roman" w:cs="Times New Roman"/>
      <w:kern w:val="28"/>
      <w:sz w:val="28"/>
      <w:szCs w:val="20"/>
      <w:lang w:val="ru-RU"/>
    </w:rPr>
  </w:style>
  <w:style w:type="character" w:customStyle="1" w:styleId="20">
    <w:name w:val="Заголовок 2 Знак"/>
    <w:basedOn w:val="a0"/>
    <w:link w:val="2"/>
    <w:uiPriority w:val="9"/>
    <w:rsid w:val="006E2EE4"/>
    <w:rPr>
      <w:rFonts w:ascii="Times New Roman" w:eastAsiaTheme="majorEastAsia" w:hAnsi="Times New Roman" w:cstheme="majorBidi"/>
      <w:noProof/>
      <w:sz w:val="28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786696"/>
    <w:rPr>
      <w:rFonts w:ascii="Times New Roman" w:eastAsiaTheme="majorEastAsia" w:hAnsi="Times New Roman" w:cstheme="majorBidi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C32B6F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32B6F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32B6F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semiHidden/>
    <w:rsid w:val="00C32B6F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</w:rPr>
  </w:style>
  <w:style w:type="character" w:customStyle="1" w:styleId="80">
    <w:name w:val="Заголовок 8 Знак"/>
    <w:basedOn w:val="a0"/>
    <w:link w:val="8"/>
    <w:uiPriority w:val="9"/>
    <w:semiHidden/>
    <w:rsid w:val="00C32B6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32B6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F85658"/>
    <w:pPr>
      <w:tabs>
        <w:tab w:val="left" w:pos="880"/>
        <w:tab w:val="right" w:leader="dot" w:pos="9344"/>
      </w:tabs>
      <w:spacing w:after="100"/>
      <w:ind w:left="280"/>
      <w:jc w:val="left"/>
    </w:pPr>
  </w:style>
  <w:style w:type="paragraph" w:styleId="11">
    <w:name w:val="toc 1"/>
    <w:basedOn w:val="a"/>
    <w:next w:val="a"/>
    <w:autoRedefine/>
    <w:uiPriority w:val="39"/>
    <w:unhideWhenUsed/>
    <w:rsid w:val="002D42A6"/>
    <w:pPr>
      <w:spacing w:after="100"/>
    </w:pPr>
  </w:style>
  <w:style w:type="character" w:styleId="a3">
    <w:name w:val="Hyperlink"/>
    <w:basedOn w:val="a0"/>
    <w:uiPriority w:val="99"/>
    <w:unhideWhenUsed/>
    <w:rsid w:val="005E0918"/>
    <w:rPr>
      <w:color w:val="0000FF" w:themeColor="hyperlink"/>
      <w:u w:val="single"/>
    </w:rPr>
  </w:style>
  <w:style w:type="character" w:customStyle="1" w:styleId="a4">
    <w:name w:val="Абзац списка Знак"/>
    <w:basedOn w:val="a0"/>
    <w:link w:val="a5"/>
    <w:uiPriority w:val="34"/>
    <w:locked/>
    <w:rsid w:val="002A4AB2"/>
    <w:rPr>
      <w:rFonts w:ascii="Times New Roman" w:hAnsi="Times New Roman" w:cs="Times New Roman"/>
      <w:sz w:val="28"/>
      <w:szCs w:val="28"/>
    </w:rPr>
  </w:style>
  <w:style w:type="paragraph" w:styleId="a5">
    <w:name w:val="List Paragraph"/>
    <w:basedOn w:val="a"/>
    <w:link w:val="a4"/>
    <w:uiPriority w:val="34"/>
    <w:qFormat/>
    <w:rsid w:val="002A4AB2"/>
    <w:pPr>
      <w:spacing w:after="200"/>
      <w:ind w:left="720"/>
    </w:pPr>
    <w:rPr>
      <w:rFonts w:cs="Times New Roman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A63B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63B0D"/>
    <w:rPr>
      <w:rFonts w:ascii="Tahoma" w:hAnsi="Tahoma" w:cs="Tahoma"/>
      <w:sz w:val="16"/>
      <w:szCs w:val="16"/>
    </w:rPr>
  </w:style>
  <w:style w:type="paragraph" w:styleId="a8">
    <w:name w:val="No Spacing"/>
    <w:uiPriority w:val="1"/>
    <w:qFormat/>
    <w:rsid w:val="006B7A4B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C474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C474D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7C474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C474D"/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456E2C"/>
    <w:pPr>
      <w:spacing w:after="100"/>
      <w:ind w:left="560"/>
    </w:pPr>
  </w:style>
  <w:style w:type="table" w:styleId="ad">
    <w:name w:val="Table Grid"/>
    <w:basedOn w:val="a1"/>
    <w:uiPriority w:val="59"/>
    <w:rsid w:val="00FA59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Revision"/>
    <w:hidden/>
    <w:uiPriority w:val="99"/>
    <w:semiHidden/>
    <w:rsid w:val="001825CF"/>
    <w:pPr>
      <w:spacing w:after="0" w:line="240" w:lineRule="auto"/>
    </w:pPr>
    <w:rPr>
      <w:rFonts w:ascii="Times New Roman" w:hAnsi="Times New Roman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344B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9149A3"/>
    <w:pPr>
      <w:keepNext/>
      <w:numPr>
        <w:numId w:val="1"/>
      </w:numPr>
      <w:spacing w:before="240" w:after="240"/>
      <w:jc w:val="left"/>
      <w:outlineLvl w:val="0"/>
    </w:pPr>
    <w:rPr>
      <w:rFonts w:eastAsia="Times New Roman" w:cs="Times New Roman"/>
      <w:kern w:val="28"/>
      <w:szCs w:val="20"/>
      <w:shd w:val="clear" w:color="auto" w:fill="FFFFFF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E2EE4"/>
    <w:pPr>
      <w:keepNext/>
      <w:keepLines/>
      <w:numPr>
        <w:ilvl w:val="1"/>
        <w:numId w:val="1"/>
      </w:numPr>
      <w:spacing w:before="40"/>
      <w:ind w:left="567"/>
      <w:jc w:val="left"/>
      <w:outlineLvl w:val="1"/>
    </w:pPr>
    <w:rPr>
      <w:rFonts w:eastAsiaTheme="majorEastAsia" w:cstheme="majorBidi"/>
      <w:noProof/>
      <w:szCs w:val="26"/>
      <w:shd w:val="clear" w:color="auto" w:fill="FFFFFF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786696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szCs w:val="28"/>
      <w:shd w:val="clear" w:color="auto" w:fill="FFFFFF"/>
    </w:rPr>
  </w:style>
  <w:style w:type="paragraph" w:styleId="4">
    <w:name w:val="heading 4"/>
    <w:basedOn w:val="a"/>
    <w:next w:val="a"/>
    <w:link w:val="40"/>
    <w:uiPriority w:val="9"/>
    <w:unhideWhenUsed/>
    <w:qFormat/>
    <w:rsid w:val="00C32B6F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Cs w:val="28"/>
      <w:shd w:val="clear" w:color="auto" w:fill="FFFFF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2B6F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  <w:szCs w:val="28"/>
      <w:shd w:val="clear" w:color="auto" w:fill="FFFFF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2B6F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  <w:szCs w:val="28"/>
      <w:shd w:val="clear" w:color="auto" w:fill="FFFFF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2B6F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szCs w:val="28"/>
      <w:shd w:val="clear" w:color="auto" w:fill="FFFFF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2B6F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shd w:val="clear" w:color="auto" w:fill="FFFFF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2B6F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149A3"/>
    <w:rPr>
      <w:rFonts w:ascii="Times New Roman" w:eastAsia="Times New Roman" w:hAnsi="Times New Roman" w:cs="Times New Roman"/>
      <w:kern w:val="28"/>
      <w:sz w:val="28"/>
      <w:szCs w:val="20"/>
      <w:lang w:val="ru-RU"/>
    </w:rPr>
  </w:style>
  <w:style w:type="character" w:customStyle="1" w:styleId="20">
    <w:name w:val="Заголовок 2 Знак"/>
    <w:basedOn w:val="a0"/>
    <w:link w:val="2"/>
    <w:uiPriority w:val="9"/>
    <w:rsid w:val="006E2EE4"/>
    <w:rPr>
      <w:rFonts w:ascii="Times New Roman" w:eastAsiaTheme="majorEastAsia" w:hAnsi="Times New Roman" w:cstheme="majorBidi"/>
      <w:noProof/>
      <w:sz w:val="28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786696"/>
    <w:rPr>
      <w:rFonts w:ascii="Times New Roman" w:eastAsiaTheme="majorEastAsia" w:hAnsi="Times New Roman" w:cstheme="majorBidi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C32B6F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32B6F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32B6F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semiHidden/>
    <w:rsid w:val="00C32B6F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</w:rPr>
  </w:style>
  <w:style w:type="character" w:customStyle="1" w:styleId="80">
    <w:name w:val="Заголовок 8 Знак"/>
    <w:basedOn w:val="a0"/>
    <w:link w:val="8"/>
    <w:uiPriority w:val="9"/>
    <w:semiHidden/>
    <w:rsid w:val="00C32B6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32B6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F85658"/>
    <w:pPr>
      <w:tabs>
        <w:tab w:val="left" w:pos="880"/>
        <w:tab w:val="right" w:leader="dot" w:pos="9344"/>
      </w:tabs>
      <w:spacing w:after="100"/>
      <w:ind w:left="280"/>
      <w:jc w:val="left"/>
    </w:pPr>
  </w:style>
  <w:style w:type="paragraph" w:styleId="11">
    <w:name w:val="toc 1"/>
    <w:basedOn w:val="a"/>
    <w:next w:val="a"/>
    <w:autoRedefine/>
    <w:uiPriority w:val="39"/>
    <w:unhideWhenUsed/>
    <w:rsid w:val="002D42A6"/>
    <w:pPr>
      <w:spacing w:after="100"/>
    </w:pPr>
  </w:style>
  <w:style w:type="character" w:styleId="a3">
    <w:name w:val="Hyperlink"/>
    <w:basedOn w:val="a0"/>
    <w:uiPriority w:val="99"/>
    <w:unhideWhenUsed/>
    <w:rsid w:val="005E0918"/>
    <w:rPr>
      <w:color w:val="0000FF" w:themeColor="hyperlink"/>
      <w:u w:val="single"/>
    </w:rPr>
  </w:style>
  <w:style w:type="character" w:customStyle="1" w:styleId="a4">
    <w:name w:val="Абзац списка Знак"/>
    <w:basedOn w:val="a0"/>
    <w:link w:val="a5"/>
    <w:uiPriority w:val="34"/>
    <w:locked/>
    <w:rsid w:val="002A4AB2"/>
    <w:rPr>
      <w:rFonts w:ascii="Times New Roman" w:hAnsi="Times New Roman" w:cs="Times New Roman"/>
      <w:sz w:val="28"/>
      <w:szCs w:val="28"/>
    </w:rPr>
  </w:style>
  <w:style w:type="paragraph" w:styleId="a5">
    <w:name w:val="List Paragraph"/>
    <w:basedOn w:val="a"/>
    <w:link w:val="a4"/>
    <w:uiPriority w:val="34"/>
    <w:qFormat/>
    <w:rsid w:val="002A4AB2"/>
    <w:pPr>
      <w:spacing w:after="200"/>
      <w:ind w:left="720"/>
    </w:pPr>
    <w:rPr>
      <w:rFonts w:cs="Times New Roman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A63B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63B0D"/>
    <w:rPr>
      <w:rFonts w:ascii="Tahoma" w:hAnsi="Tahoma" w:cs="Tahoma"/>
      <w:sz w:val="16"/>
      <w:szCs w:val="16"/>
    </w:rPr>
  </w:style>
  <w:style w:type="paragraph" w:styleId="a8">
    <w:name w:val="No Spacing"/>
    <w:uiPriority w:val="1"/>
    <w:qFormat/>
    <w:rsid w:val="006B7A4B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C474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C474D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7C474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C474D"/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456E2C"/>
    <w:pPr>
      <w:spacing w:after="100"/>
      <w:ind w:left="560"/>
    </w:pPr>
  </w:style>
  <w:style w:type="table" w:styleId="ad">
    <w:name w:val="Table Grid"/>
    <w:basedOn w:val="a1"/>
    <w:uiPriority w:val="59"/>
    <w:rsid w:val="00FA59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Revision"/>
    <w:hidden/>
    <w:uiPriority w:val="99"/>
    <w:semiHidden/>
    <w:rsid w:val="001825CF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6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7BCD68-31AA-48BD-AE4F-A6B6BB2764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CD9DC6E-084F-4DD0-873C-499BD4102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3597</TotalTime>
  <Pages>39</Pages>
  <Words>32553</Words>
  <Characters>18556</Characters>
  <Application>Microsoft Office Word</Application>
  <DocSecurity>0</DocSecurity>
  <Lines>154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naziway</dc:creator>
  <cp:keywords/>
  <dc:description/>
  <cp:lastModifiedBy>Roksolana</cp:lastModifiedBy>
  <cp:revision>223</cp:revision>
  <dcterms:created xsi:type="dcterms:W3CDTF">2017-05-02T11:39:00Z</dcterms:created>
  <dcterms:modified xsi:type="dcterms:W3CDTF">2017-06-05T23:40:00Z</dcterms:modified>
</cp:coreProperties>
</file>